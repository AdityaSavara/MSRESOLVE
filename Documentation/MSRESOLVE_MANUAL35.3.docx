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EC488F">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EC488F">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EC488F">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EC488F">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EC488F">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EC488F">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EC488F">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EC488F">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EC488F">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EC488F">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EC488F">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EC488F">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EC488F">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EC488F">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EC488F">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EC488F">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EC488F">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EC488F">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EC488F">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EC488F">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EC488F">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EC488F">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EC488F">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EC488F">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EC488F">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EC488F">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EC488F">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EC488F">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EC488F">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EC488F">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EC488F">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EC488F">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6F8449CA" w14:textId="1FF11823" w:rsidR="009A24F9" w:rsidRDefault="009A24F9" w:rsidP="00491E9F">
      <w:pPr>
        <w:pStyle w:val="Heading2"/>
      </w:pPr>
      <w:bookmarkStart w:id="1" w:name="_Toc519240322"/>
      <w:r>
        <w:t xml:space="preserve">The Need for MSRESOLVE and </w:t>
      </w:r>
      <w:del w:id="2" w:author="Savara, Aditya Ashi" w:date="2021-05-07T15:02:00Z">
        <w:r w:rsidDel="00AA7464">
          <w:delText>some Tips</w:delText>
        </w:r>
      </w:del>
      <w:ins w:id="3" w:author="Savara, Aditya Ashi" w:date="2021-05-07T15:02:00Z">
        <w:r w:rsidR="00AA7464">
          <w:t>what it offers</w:t>
        </w:r>
      </w:ins>
    </w:p>
    <w:p w14:paraId="7029A555" w14:textId="68374EF4" w:rsidR="00B66F61" w:rsidRDefault="00FA4E14" w:rsidP="00FA4E14">
      <w:pPr>
        <w:rPr>
          <w:ins w:id="4" w:author="Savara, Aditya Ashi" w:date="2021-05-07T13:54:00Z"/>
        </w:rPr>
      </w:pPr>
      <w:ins w:id="5" w:author="Savara, Aditya Ashi" w:date="2021-05-07T12:49:00Z">
        <w:r>
          <w:t>During “solving” of collecte</w:t>
        </w:r>
      </w:ins>
      <w:ins w:id="6" w:author="Savara, Aditya Ashi" w:date="2021-05-07T13:52:00Z">
        <w:r w:rsidR="00B66F61">
          <w:t>d</w:t>
        </w:r>
      </w:ins>
      <w:ins w:id="7" w:author="Savara, Aditya Ashi" w:date="2021-05-07T12:49:00Z">
        <w:r>
          <w:t xml:space="preserve"> mass spect</w:t>
        </w:r>
      </w:ins>
      <w:ins w:id="8" w:author="Savara, Aditya Ashi" w:date="2021-05-07T13:52:00Z">
        <w:r w:rsidR="00B66F61">
          <w:t>rometry spectra</w:t>
        </w:r>
      </w:ins>
      <w:ins w:id="9" w:author="Savara, Aditya Ashi" w:date="2021-05-07T13:54:00Z">
        <w:r w:rsidR="00B66F61">
          <w:t xml:space="preserve"> to extract concentrations</w:t>
        </w:r>
      </w:ins>
      <w:ins w:id="10" w:author="Savara, Aditya Ashi" w:date="2021-05-07T13:52:00Z">
        <w:r w:rsidR="00B66F61">
          <w:t>, there are</w:t>
        </w:r>
      </w:ins>
      <w:ins w:id="11" w:author="Savara, Aditya Ashi" w:date="2021-05-07T13:55:00Z">
        <w:r w:rsidR="00B66F61">
          <w:t xml:space="preserve"> several sources of challenges.</w:t>
        </w:r>
      </w:ins>
    </w:p>
    <w:p w14:paraId="2C9D172D" w14:textId="4D52A4A9" w:rsidR="00B66F61" w:rsidRDefault="00B66F61" w:rsidP="00B66F61">
      <w:pPr>
        <w:pStyle w:val="ListParagraph"/>
        <w:numPr>
          <w:ilvl w:val="0"/>
          <w:numId w:val="11"/>
        </w:numPr>
        <w:rPr>
          <w:ins w:id="12" w:author="Savara, Aditya Ashi" w:date="2021-05-07T13:56:00Z"/>
        </w:rPr>
      </w:pPr>
      <w:ins w:id="13" w:author="Savara, Aditya Ashi" w:date="2021-05-07T13:56:00Z">
        <w:r>
          <w:t>F</w:t>
        </w:r>
      </w:ins>
      <w:ins w:id="14" w:author="Savara, Aditya Ashi" w:date="2021-05-07T13:55:00Z">
        <w:r>
          <w:t xml:space="preserve">or time dependent </w:t>
        </w:r>
      </w:ins>
      <w:ins w:id="15" w:author="Savara, Aditya Ashi" w:date="2021-05-07T13:56:00Z">
        <w:r>
          <w:t>signal collection</w:t>
        </w:r>
      </w:ins>
      <w:ins w:id="16" w:author="Savara, Aditya Ashi" w:date="2021-05-07T13:55:00Z">
        <w:r>
          <w:t>, pre-processing may be required (such as baseline corrections, smoothing, etc.)</w:t>
        </w:r>
      </w:ins>
    </w:p>
    <w:p w14:paraId="09C3D9CB" w14:textId="77777777" w:rsidR="00B66F61" w:rsidRDefault="00B66F61" w:rsidP="00B66F61">
      <w:pPr>
        <w:pStyle w:val="ListParagraph"/>
        <w:numPr>
          <w:ilvl w:val="0"/>
          <w:numId w:val="11"/>
        </w:numPr>
        <w:rPr>
          <w:ins w:id="17" w:author="Savara, Aditya Ashi" w:date="2021-05-07T13:56:00Z"/>
        </w:rPr>
      </w:pPr>
      <w:ins w:id="18" w:author="Savara, Aditya Ashi" w:date="2021-05-07T13:56:00Z">
        <w:r>
          <w:t>T</w:t>
        </w:r>
      </w:ins>
      <w:ins w:id="19" w:author="Savara, Aditya Ashi" w:date="2021-05-07T13:52:00Z">
        <w:r>
          <w:t>here may be overlapping signals,</w:t>
        </w:r>
      </w:ins>
      <w:ins w:id="20" w:author="Savara, Aditya Ashi" w:date="2021-05-07T13:54:00Z">
        <w:r>
          <w:t xml:space="preserve"> making solution difficult.</w:t>
        </w:r>
      </w:ins>
    </w:p>
    <w:p w14:paraId="16AAA4EE" w14:textId="259DB06A" w:rsidR="009A24F9" w:rsidRDefault="00B66F61" w:rsidP="008463AC">
      <w:pPr>
        <w:pStyle w:val="ListParagraph"/>
        <w:numPr>
          <w:ilvl w:val="0"/>
          <w:numId w:val="11"/>
        </w:numPr>
        <w:rPr>
          <w:ins w:id="21" w:author="Savara, Aditya Ashi" w:date="2021-05-07T13:58:00Z"/>
        </w:rPr>
      </w:pPr>
      <w:ins w:id="22" w:author="Savara, Aditya Ashi" w:date="2021-05-07T13:56:00Z">
        <w:r>
          <w:t>I</w:t>
        </w:r>
      </w:ins>
      <w:ins w:id="23" w:author="Savara, Aditya Ashi" w:date="2021-05-07T13:52:00Z">
        <w:r>
          <w:t>n m</w:t>
        </w:r>
      </w:ins>
      <w:ins w:id="24" w:author="Savara, Aditya Ashi" w:date="2021-05-07T13:53:00Z">
        <w:r>
          <w:t xml:space="preserve">any cases a </w:t>
        </w:r>
      </w:ins>
      <w:ins w:id="25" w:author="Savara, Aditya Ashi" w:date="2021-05-07T13:57:00Z">
        <w:r>
          <w:t xml:space="preserve">particular molecule’s </w:t>
        </w:r>
      </w:ins>
      <w:ins w:id="26" w:author="Savara, Aditya Ashi" w:date="2021-05-07T13:53:00Z">
        <w:r>
          <w:t xml:space="preserve">calibration may not be </w:t>
        </w:r>
      </w:ins>
      <w:ins w:id="27" w:author="Savara, Aditya Ashi" w:date="2021-05-07T13:57:00Z">
        <w:r>
          <w:t xml:space="preserve">possible or practical </w:t>
        </w:r>
      </w:ins>
      <w:ins w:id="28" w:author="Savara, Aditya Ashi" w:date="2021-05-07T13:58:00Z">
        <w:r>
          <w:t xml:space="preserve">at </w:t>
        </w:r>
        <w:proofErr w:type="gramStart"/>
        <w:r>
          <w:t xml:space="preserve">the </w:t>
        </w:r>
      </w:ins>
      <w:ins w:id="29" w:author="Savara, Aditya Ashi" w:date="2021-05-07T13:53:00Z">
        <w:r>
          <w:t xml:space="preserve"> instrument</w:t>
        </w:r>
        <w:proofErr w:type="gramEnd"/>
        <w:r>
          <w:t xml:space="preserve"> where the collection is being done</w:t>
        </w:r>
      </w:ins>
      <w:ins w:id="30" w:author="Savara, Aditya Ashi" w:date="2021-05-07T13:56:00Z">
        <w:r>
          <w:t xml:space="preserve">. This creates two challenges.  Firstly, that one may need to rely upon an externally collected reference pattern that may not </w:t>
        </w:r>
      </w:ins>
      <w:ins w:id="31" w:author="Savara, Aditya Ashi" w:date="2021-05-07T13:57:00Z">
        <w:r>
          <w:t xml:space="preserve">exactly </w:t>
        </w:r>
      </w:ins>
      <w:ins w:id="32" w:author="Savara, Aditya Ashi" w:date="2021-05-07T13:56:00Z">
        <w:r>
          <w:t xml:space="preserve">match </w:t>
        </w:r>
      </w:ins>
      <w:ins w:id="33" w:author="Savara, Aditya Ashi" w:date="2021-05-07T13:57:00Z">
        <w:r>
          <w:t xml:space="preserve">how the molecule fragments in one’s own instrument, and Secondly that one requires a method for converting </w:t>
        </w:r>
      </w:ins>
      <w:ins w:id="34" w:author="Savara, Aditya Ashi" w:date="2021-05-07T13:58:00Z">
        <w:r>
          <w:t>the signals for that molecule into (approximate) concentrations even in the absence of a calibration.</w:t>
        </w:r>
      </w:ins>
    </w:p>
    <w:p w14:paraId="27AADE34" w14:textId="49BDDF95" w:rsidR="00B66F61" w:rsidRDefault="00B66F61" w:rsidP="00B66F61">
      <w:pPr>
        <w:rPr>
          <w:ins w:id="35" w:author="Savara, Aditya Ashi" w:date="2021-05-07T13:58:00Z"/>
        </w:rPr>
      </w:pPr>
      <w:ins w:id="36" w:author="Savara, Aditya Ashi" w:date="2021-05-07T13:58:00Z">
        <w:r>
          <w:t>MSRESOLVE addresses each of the above challenges</w:t>
        </w:r>
      </w:ins>
      <w:ins w:id="37" w:author="Savara, Aditya Ashi" w:date="2021-05-07T15:00:00Z">
        <w:r w:rsidR="00A40B24">
          <w:t>, as follows:</w:t>
        </w:r>
      </w:ins>
    </w:p>
    <w:p w14:paraId="25C1A5A4" w14:textId="7AD70FBD" w:rsidR="00B66F61" w:rsidRDefault="00B66F61" w:rsidP="00B66F61">
      <w:pPr>
        <w:pStyle w:val="ListParagraph"/>
        <w:numPr>
          <w:ilvl w:val="0"/>
          <w:numId w:val="12"/>
        </w:numPr>
        <w:rPr>
          <w:ins w:id="38" w:author="Savara, Aditya Ashi" w:date="2021-05-07T13:59:00Z"/>
        </w:rPr>
      </w:pPr>
      <w:ins w:id="39" w:author="Savara, Aditya Ashi" w:date="2021-05-07T13:59:00Z">
        <w:r>
          <w:t xml:space="preserve">MSRESOLVE has various pre-processing functions, including baseline correction, </w:t>
        </w:r>
      </w:ins>
      <w:ins w:id="40" w:author="Savara, Aditya Ashi" w:date="2021-05-07T15:00:00Z">
        <w:r w:rsidR="00A40B24">
          <w:t xml:space="preserve">and </w:t>
        </w:r>
      </w:ins>
      <w:ins w:id="41" w:author="Savara, Aditya Ashi" w:date="2021-05-07T13:59:00Z">
        <w:r>
          <w:t>smoothing.</w:t>
        </w:r>
      </w:ins>
    </w:p>
    <w:p w14:paraId="08D2B6D8" w14:textId="77777777" w:rsidR="00A40B24" w:rsidRDefault="00B66F61" w:rsidP="00B66F61">
      <w:pPr>
        <w:pStyle w:val="ListParagraph"/>
        <w:numPr>
          <w:ilvl w:val="0"/>
          <w:numId w:val="12"/>
        </w:numPr>
        <w:rPr>
          <w:ins w:id="42" w:author="Savara, Aditya Ashi" w:date="2021-05-07T15:00:00Z"/>
        </w:rPr>
      </w:pPr>
      <w:ins w:id="43" w:author="Savara, Aditya Ashi" w:date="2021-05-07T13:59:00Z">
        <w:r>
          <w:t>MSRESOLVE has several methods for resolving the signals: Sequential Linear Subtraction</w:t>
        </w:r>
      </w:ins>
      <w:ins w:id="44" w:author="Savara, Aditya Ashi" w:date="2021-05-07T14:00:00Z">
        <w:r w:rsidR="00912346">
          <w:t xml:space="preserve"> (SLS)</w:t>
        </w:r>
      </w:ins>
      <w:ins w:id="45" w:author="Savara, Aditya Ashi" w:date="2021-05-07T13:59:00Z">
        <w:r>
          <w:t xml:space="preserve">, the Matrix Inverse Method, </w:t>
        </w:r>
        <w:proofErr w:type="gramStart"/>
        <w:r>
          <w:t>and also</w:t>
        </w:r>
        <w:proofErr w:type="gramEnd"/>
        <w:r>
          <w:t xml:space="preserve"> brute force </w:t>
        </w:r>
      </w:ins>
      <w:ins w:id="46" w:author="Savara, Aditya Ashi" w:date="2021-05-07T14:00:00Z">
        <w:r w:rsidR="00DF7213">
          <w:t xml:space="preserve">grid </w:t>
        </w:r>
      </w:ins>
      <w:ins w:id="47" w:author="Savara, Aditya Ashi" w:date="2021-05-07T13:59:00Z">
        <w:r>
          <w:t>(regression).</w:t>
        </w:r>
      </w:ins>
      <w:ins w:id="48" w:author="Savara, Aditya Ashi" w:date="2021-05-07T14:00:00Z">
        <w:r w:rsidR="00912346">
          <w:t xml:space="preserve">  </w:t>
        </w:r>
      </w:ins>
    </w:p>
    <w:p w14:paraId="2F8EAF87" w14:textId="30C788CD" w:rsidR="00B66F61" w:rsidRDefault="00912346">
      <w:pPr>
        <w:pStyle w:val="ListParagraph"/>
        <w:numPr>
          <w:ilvl w:val="1"/>
          <w:numId w:val="12"/>
        </w:numPr>
        <w:rPr>
          <w:ins w:id="49" w:author="Savara, Aditya Ashi" w:date="2021-05-07T14:00:00Z"/>
        </w:rPr>
        <w:pPrChange w:id="50" w:author="Savara, Aditya Ashi" w:date="2021-05-07T15:00:00Z">
          <w:pPr>
            <w:pStyle w:val="ListParagraph"/>
            <w:numPr>
              <w:numId w:val="12"/>
            </w:numPr>
            <w:ind w:hanging="360"/>
          </w:pPr>
        </w:pPrChange>
      </w:pPr>
      <w:ins w:id="51" w:author="Savara, Aditya Ashi" w:date="2021-05-07T14:00:00Z">
        <w:r>
          <w:t xml:space="preserve">For </w:t>
        </w:r>
      </w:ins>
      <w:ins w:id="52" w:author="Savara, Aditya Ashi" w:date="2021-05-07T15:00:00Z">
        <w:r w:rsidR="00A40B24">
          <w:t xml:space="preserve">the </w:t>
        </w:r>
      </w:ins>
      <w:ins w:id="53" w:author="Savara, Aditya Ashi" w:date="2021-05-07T14:00:00Z">
        <w:r>
          <w:t>SLS and the inverse method</w:t>
        </w:r>
      </w:ins>
      <w:ins w:id="54" w:author="Savara, Aditya Ashi" w:date="2021-05-07T15:00:00Z">
        <w:r w:rsidR="00A40B24">
          <w:t>s</w:t>
        </w:r>
      </w:ins>
      <w:ins w:id="55" w:author="Savara, Aditya Ashi" w:date="2021-05-07T14:00:00Z">
        <w:r>
          <w:t xml:space="preserve">, it is possible to extract error bars for the final </w:t>
        </w:r>
      </w:ins>
      <w:ins w:id="56" w:author="Savara, Aditya Ashi" w:date="2021-05-07T15:00:00Z">
        <w:r w:rsidR="00A40B24">
          <w:t xml:space="preserve">solved </w:t>
        </w:r>
      </w:ins>
      <w:ins w:id="57" w:author="Savara, Aditya Ashi" w:date="2021-05-07T14:00:00Z">
        <w:r>
          <w:t>concentrations.</w:t>
        </w:r>
      </w:ins>
    </w:p>
    <w:p w14:paraId="65E3362F" w14:textId="616E0D99" w:rsidR="00912346" w:rsidRDefault="00A40B24">
      <w:pPr>
        <w:pStyle w:val="ListParagraph"/>
        <w:numPr>
          <w:ilvl w:val="0"/>
          <w:numId w:val="12"/>
        </w:numPr>
        <w:pPrChange w:id="58" w:author="Savara, Aditya Ashi" w:date="2021-05-07T13:58:00Z">
          <w:pPr>
            <w:pStyle w:val="Heading2"/>
          </w:pPr>
        </w:pPrChange>
      </w:pPr>
      <w:ins w:id="59" w:author="Savara, Aditya Ashi" w:date="2021-05-07T15:01:00Z">
        <w:r>
          <w:t xml:space="preserve">MSRESOLVE </w:t>
        </w:r>
        <w:proofErr w:type="gramStart"/>
        <w:r>
          <w:t>is able to</w:t>
        </w:r>
        <w:proofErr w:type="gramEnd"/>
        <w:r>
          <w:t xml:space="preserve"> convert mass spectrometry signals into a common concentration scale even for uncalibrated signals, provided that reference concentration patterns are available. Furthermore, MSRESOLVE can also correct for differences in </w:t>
        </w:r>
      </w:ins>
      <w:ins w:id="60" w:author="Savara, Aditya Ashi" w:date="2021-05-07T15:02:00Z">
        <w:r w:rsidR="005212B5">
          <w:t>mass spectrometers tuning.</w:t>
        </w:r>
      </w:ins>
    </w:p>
    <w:p w14:paraId="5E781864" w14:textId="4A37466F" w:rsidR="00AA7464" w:rsidRDefault="00AA7464" w:rsidP="00491E9F">
      <w:pPr>
        <w:pStyle w:val="Heading2"/>
        <w:rPr>
          <w:ins w:id="61" w:author="Savara, Aditya Ashi" w:date="2021-05-07T15:02:00Z"/>
        </w:rPr>
      </w:pPr>
      <w:ins w:id="62" w:author="Savara, Aditya Ashi" w:date="2021-05-07T15:02:00Z">
        <w:r>
          <w:t>Suggested Procedure for Solv</w:t>
        </w:r>
      </w:ins>
      <w:ins w:id="63" w:author="Savara, Aditya Ashi" w:date="2021-05-07T15:03:00Z">
        <w:r>
          <w:t>ing Time Series Data of Mass Signals</w:t>
        </w:r>
      </w:ins>
    </w:p>
    <w:p w14:paraId="4E27B7EE" w14:textId="77777777" w:rsidR="00AA7464" w:rsidRDefault="00AA7464">
      <w:pPr>
        <w:pStyle w:val="ListParagraph"/>
        <w:spacing w:after="0" w:line="240" w:lineRule="auto"/>
        <w:contextualSpacing w:val="0"/>
        <w:rPr>
          <w:ins w:id="64" w:author="Savara, Aditya Ashi" w:date="2021-05-07T15:03:00Z"/>
          <w:rFonts w:eastAsia="Times New Roman"/>
        </w:rPr>
        <w:pPrChange w:id="65" w:author="Savara, Aditya Ashi" w:date="2021-05-07T15:03:00Z">
          <w:pPr>
            <w:pStyle w:val="ListParagraph"/>
            <w:numPr>
              <w:numId w:val="13"/>
            </w:numPr>
            <w:spacing w:after="0" w:line="240" w:lineRule="auto"/>
            <w:ind w:hanging="360"/>
            <w:contextualSpacing w:val="0"/>
          </w:pPr>
        </w:pPrChange>
      </w:pPr>
    </w:p>
    <w:p w14:paraId="26430DE2" w14:textId="12AFFC0C" w:rsidR="00AA7464" w:rsidRDefault="00AA7464" w:rsidP="00AA7464">
      <w:pPr>
        <w:pStyle w:val="ListParagraph"/>
        <w:numPr>
          <w:ilvl w:val="0"/>
          <w:numId w:val="13"/>
        </w:numPr>
        <w:spacing w:after="0" w:line="240" w:lineRule="auto"/>
        <w:contextualSpacing w:val="0"/>
        <w:rPr>
          <w:ins w:id="66" w:author="Savara, Aditya Ashi" w:date="2021-05-07T15:14:00Z"/>
          <w:rFonts w:eastAsia="Times New Roman"/>
        </w:rPr>
      </w:pPr>
      <w:ins w:id="67" w:author="Savara, Aditya Ashi" w:date="2021-05-07T15:03:00Z">
        <w:r>
          <w:rPr>
            <w:rFonts w:eastAsia="Times New Roman"/>
          </w:rPr>
          <w:t>Create the files for the reference spectra and collected data – don’t delete any signals.</w:t>
        </w:r>
      </w:ins>
    </w:p>
    <w:p w14:paraId="0465258A" w14:textId="2765F872" w:rsidR="00DC3620" w:rsidRDefault="00DC3620">
      <w:pPr>
        <w:pStyle w:val="ListParagraph"/>
        <w:numPr>
          <w:ilvl w:val="1"/>
          <w:numId w:val="13"/>
        </w:numPr>
        <w:spacing w:after="0" w:line="240" w:lineRule="auto"/>
        <w:contextualSpacing w:val="0"/>
        <w:rPr>
          <w:ins w:id="68" w:author="Savara, Aditya Ashi" w:date="2021-05-07T15:03:00Z"/>
          <w:rFonts w:eastAsia="Times New Roman"/>
        </w:rPr>
        <w:pPrChange w:id="69" w:author="Savara, Aditya Ashi" w:date="2021-05-07T15:14:00Z">
          <w:pPr>
            <w:pStyle w:val="ListParagraph"/>
            <w:numPr>
              <w:numId w:val="13"/>
            </w:numPr>
            <w:spacing w:after="0" w:line="240" w:lineRule="auto"/>
            <w:ind w:hanging="360"/>
            <w:contextualSpacing w:val="0"/>
          </w:pPr>
        </w:pPrChange>
      </w:pPr>
      <w:ins w:id="70" w:author="Savara, Aditya Ashi" w:date="2021-05-07T15:14:00Z">
        <w:r>
          <w:rPr>
            <w:rFonts w:eastAsia="Times New Roman"/>
          </w:rPr>
          <w:t>When possible, use spectra directly calibrated on the instrument being used.</w:t>
        </w:r>
      </w:ins>
    </w:p>
    <w:p w14:paraId="75785D88" w14:textId="0FAC2338" w:rsidR="00AA7464" w:rsidRDefault="00AA7464" w:rsidP="00AA7464">
      <w:pPr>
        <w:pStyle w:val="ListParagraph"/>
        <w:numPr>
          <w:ilvl w:val="0"/>
          <w:numId w:val="13"/>
        </w:numPr>
        <w:spacing w:after="0" w:line="240" w:lineRule="auto"/>
        <w:contextualSpacing w:val="0"/>
        <w:rPr>
          <w:ins w:id="71" w:author="Savara, Aditya Ashi" w:date="2021-05-07T15:03:00Z"/>
          <w:rFonts w:eastAsia="Times New Roman"/>
        </w:rPr>
      </w:pPr>
      <w:ins w:id="72" w:author="Savara, Aditya Ashi" w:date="2021-05-07T15:03:00Z">
        <w:r>
          <w:rPr>
            <w:rFonts w:eastAsia="Times New Roman"/>
          </w:rPr>
          <w:t>Create an MSRESOLVE run with SLS Uniq</w:t>
        </w:r>
      </w:ins>
      <w:ins w:id="73" w:author="Savara, Aditya Ashi" w:date="2021-05-07T15:04:00Z">
        <w:r>
          <w:rPr>
            <w:rFonts w:eastAsia="Times New Roman"/>
          </w:rPr>
          <w:t>ue</w:t>
        </w:r>
      </w:ins>
      <w:ins w:id="74" w:author="Savara, Aditya Ashi" w:date="2021-05-07T15:03:00Z">
        <w:r>
          <w:rPr>
            <w:rFonts w:eastAsia="Times New Roman"/>
          </w:rPr>
          <w:t xml:space="preserve"> and see what </w:t>
        </w:r>
      </w:ins>
      <w:ins w:id="75" w:author="Savara, Aditya Ashi" w:date="2021-05-07T15:04:00Z">
        <w:r>
          <w:rPr>
            <w:rFonts w:eastAsia="Times New Roman"/>
          </w:rPr>
          <w:t xml:space="preserve">masse </w:t>
        </w:r>
      </w:ins>
      <w:ins w:id="76" w:author="Savara, Aditya Ashi" w:date="2021-05-07T15:03:00Z">
        <w:r>
          <w:rPr>
            <w:rFonts w:eastAsia="Times New Roman"/>
          </w:rPr>
          <w:t>MSRESOLVE chooses</w:t>
        </w:r>
      </w:ins>
      <w:ins w:id="77" w:author="Savara, Aditya Ashi" w:date="2021-05-07T15:04:00Z">
        <w:r>
          <w:rPr>
            <w:rFonts w:eastAsia="Times New Roman"/>
          </w:rPr>
          <w:t xml:space="preserve">, with </w:t>
        </w:r>
        <w:proofErr w:type="spellStart"/>
        <w:r>
          <w:t>ExportedSLSUniqueMassesUsedInSolvingMolecules</w:t>
        </w:r>
        <w:proofErr w:type="spellEnd"/>
        <w:r>
          <w:t>.</w:t>
        </w:r>
      </w:ins>
    </w:p>
    <w:p w14:paraId="09C071FC" w14:textId="10192C7A" w:rsidR="00E65960" w:rsidRDefault="00AA7464" w:rsidP="00AA7464">
      <w:pPr>
        <w:pStyle w:val="ListParagraph"/>
        <w:numPr>
          <w:ilvl w:val="0"/>
          <w:numId w:val="13"/>
        </w:numPr>
        <w:spacing w:after="0" w:line="240" w:lineRule="auto"/>
        <w:contextualSpacing w:val="0"/>
        <w:rPr>
          <w:ins w:id="78" w:author="Savara, Aditya Ashi" w:date="2021-05-08T01:03:00Z"/>
          <w:rFonts w:eastAsia="Times New Roman"/>
        </w:rPr>
      </w:pPr>
      <w:ins w:id="79" w:author="Savara, Aditya Ashi" w:date="2021-05-07T15:03:00Z">
        <w:r>
          <w:rPr>
            <w:rFonts w:eastAsia="Times New Roman"/>
          </w:rPr>
          <w:lastRenderedPageBreak/>
          <w:t xml:space="preserve">If unsatisfied, </w:t>
        </w:r>
      </w:ins>
      <w:ins w:id="80" w:author="Savara, Aditya Ashi" w:date="2021-05-08T01:03:00Z">
        <w:r w:rsidR="00E65960">
          <w:rPr>
            <w:rFonts w:eastAsia="Times New Roman"/>
          </w:rPr>
          <w:t>several options exist.</w:t>
        </w:r>
      </w:ins>
    </w:p>
    <w:p w14:paraId="1AEE4A4B" w14:textId="25D58C4F" w:rsidR="00E65960" w:rsidRDefault="00E65960" w:rsidP="00E65960">
      <w:pPr>
        <w:pStyle w:val="ListParagraph"/>
        <w:numPr>
          <w:ilvl w:val="1"/>
          <w:numId w:val="13"/>
        </w:numPr>
        <w:spacing w:after="0" w:line="240" w:lineRule="auto"/>
        <w:contextualSpacing w:val="0"/>
        <w:rPr>
          <w:ins w:id="81" w:author="Savara, Aditya Ashi" w:date="2021-05-08T01:03:00Z"/>
          <w:rFonts w:eastAsia="Times New Roman"/>
        </w:rPr>
      </w:pPr>
      <w:proofErr w:type="spellStart"/>
      <w:proofErr w:type="gramStart"/>
      <w:ins w:id="82" w:author="Savara, Aditya Ashi" w:date="2021-05-08T01:03:00Z">
        <w:r w:rsidRPr="00E65960">
          <w:rPr>
            <w:rFonts w:eastAsia="Times New Roman"/>
          </w:rPr>
          <w:t>slsWeighting</w:t>
        </w:r>
        <w:proofErr w:type="spellEnd"/>
        <w:r>
          <w:rPr>
            <w:rFonts w:eastAsia="Times New Roman"/>
          </w:rPr>
          <w:t xml:space="preserve"> </w:t>
        </w:r>
      </w:ins>
      <w:ins w:id="83" w:author="Savara, Aditya Ashi" w:date="2021-05-08T01:04:00Z">
        <w:r>
          <w:rPr>
            <w:rFonts w:eastAsia="Times New Roman"/>
          </w:rPr>
          <w:t xml:space="preserve"> can</w:t>
        </w:r>
        <w:proofErr w:type="gramEnd"/>
        <w:r>
          <w:rPr>
            <w:rFonts w:eastAsia="Times New Roman"/>
          </w:rPr>
          <w:t xml:space="preserve"> be used to encourage SLS to choose masses by various criteria (uncertainties, concentration, peak height, signal intensity).</w:t>
        </w:r>
      </w:ins>
    </w:p>
    <w:p w14:paraId="25A920B8" w14:textId="131AFA10" w:rsidR="00AA7464" w:rsidRDefault="00E65960">
      <w:pPr>
        <w:pStyle w:val="ListParagraph"/>
        <w:numPr>
          <w:ilvl w:val="1"/>
          <w:numId w:val="13"/>
        </w:numPr>
        <w:spacing w:after="0" w:line="240" w:lineRule="auto"/>
        <w:contextualSpacing w:val="0"/>
        <w:rPr>
          <w:ins w:id="84" w:author="Savara, Aditya Ashi" w:date="2021-05-08T01:02:00Z"/>
          <w:rFonts w:eastAsia="Times New Roman"/>
        </w:rPr>
        <w:pPrChange w:id="85" w:author="Savara, Aditya Ashi" w:date="2021-05-08T01:03:00Z">
          <w:pPr>
            <w:pStyle w:val="ListParagraph"/>
            <w:numPr>
              <w:numId w:val="13"/>
            </w:numPr>
            <w:spacing w:after="0" w:line="240" w:lineRule="auto"/>
            <w:ind w:hanging="360"/>
            <w:contextualSpacing w:val="0"/>
          </w:pPr>
        </w:pPrChange>
      </w:pPr>
      <w:ins w:id="86" w:author="Savara, Aditya Ashi" w:date="2021-05-08T01:04:00Z">
        <w:r>
          <w:rPr>
            <w:rFonts w:eastAsia="Times New Roman"/>
          </w:rPr>
          <w:t xml:space="preserve">The user can </w:t>
        </w:r>
      </w:ins>
      <w:ins w:id="87" w:author="Savara, Aditya Ashi" w:date="2021-05-07T15:03:00Z">
        <w:r w:rsidR="00AA7464">
          <w:rPr>
            <w:rFonts w:eastAsia="Times New Roman"/>
          </w:rPr>
          <w:t>start narrowing things down with chosen masses.</w:t>
        </w:r>
      </w:ins>
    </w:p>
    <w:p w14:paraId="0D990E1B" w14:textId="58F0F9D0" w:rsidR="00E65960" w:rsidRDefault="00E65960">
      <w:pPr>
        <w:pStyle w:val="ListParagraph"/>
        <w:numPr>
          <w:ilvl w:val="2"/>
          <w:numId w:val="13"/>
        </w:numPr>
        <w:spacing w:after="0" w:line="240" w:lineRule="auto"/>
        <w:contextualSpacing w:val="0"/>
        <w:rPr>
          <w:ins w:id="88" w:author="Savara, Aditya Ashi" w:date="2021-05-07T15:03:00Z"/>
          <w:rFonts w:eastAsia="Times New Roman"/>
        </w:rPr>
        <w:pPrChange w:id="89" w:author="Savara, Aditya Ashi" w:date="2021-05-08T01:04:00Z">
          <w:pPr>
            <w:pStyle w:val="ListParagraph"/>
            <w:numPr>
              <w:numId w:val="13"/>
            </w:numPr>
            <w:spacing w:after="0" w:line="240" w:lineRule="auto"/>
            <w:ind w:hanging="360"/>
            <w:contextualSpacing w:val="0"/>
          </w:pPr>
        </w:pPrChange>
      </w:pPr>
      <w:ins w:id="90" w:author="Savara, Aditya Ashi" w:date="2021-05-08T01:02:00Z">
        <w:r>
          <w:rPr>
            <w:rFonts w:eastAsia="Times New Roman"/>
          </w:rPr>
          <w:t xml:space="preserve">Typically, the best masses are the </w:t>
        </w:r>
      </w:ins>
      <w:ins w:id="91" w:author="Savara, Aditya Ashi" w:date="2021-05-08T01:03:00Z">
        <w:r>
          <w:rPr>
            <w:rFonts w:eastAsia="Times New Roman"/>
          </w:rPr>
          <w:t xml:space="preserve">very largest masses.  </w:t>
        </w:r>
      </w:ins>
    </w:p>
    <w:p w14:paraId="6459057D" w14:textId="735DA018" w:rsidR="00AA7464" w:rsidRDefault="00E65960">
      <w:pPr>
        <w:pStyle w:val="ListParagraph"/>
        <w:numPr>
          <w:ilvl w:val="1"/>
          <w:numId w:val="13"/>
        </w:numPr>
        <w:spacing w:after="0" w:line="240" w:lineRule="auto"/>
        <w:contextualSpacing w:val="0"/>
        <w:rPr>
          <w:ins w:id="92" w:author="Savara, Aditya Ashi" w:date="2021-05-07T15:03:00Z"/>
          <w:rFonts w:eastAsia="Times New Roman"/>
        </w:rPr>
        <w:pPrChange w:id="93" w:author="Savara, Aditya Ashi" w:date="2021-05-08T01:04:00Z">
          <w:pPr>
            <w:pStyle w:val="ListParagraph"/>
            <w:numPr>
              <w:numId w:val="13"/>
            </w:numPr>
            <w:spacing w:after="0" w:line="240" w:lineRule="auto"/>
            <w:ind w:hanging="360"/>
            <w:contextualSpacing w:val="0"/>
          </w:pPr>
        </w:pPrChange>
      </w:pPr>
      <w:ins w:id="94" w:author="Savara, Aditya Ashi" w:date="2021-05-08T01:04:00Z">
        <w:r>
          <w:rPr>
            <w:rFonts w:eastAsia="Times New Roman"/>
          </w:rPr>
          <w:t xml:space="preserve">The user can </w:t>
        </w:r>
      </w:ins>
      <w:ins w:id="95" w:author="Savara, Aditya Ashi" w:date="2021-05-07T15:03:00Z">
        <w:r w:rsidR="00AA7464">
          <w:rPr>
            <w:rFonts w:eastAsia="Times New Roman"/>
          </w:rPr>
          <w:t xml:space="preserve">start using some reference file threshold </w:t>
        </w:r>
        <w:proofErr w:type="gramStart"/>
        <w:r w:rsidR="00AA7464">
          <w:rPr>
            <w:rFonts w:eastAsia="Times New Roman"/>
          </w:rPr>
          <w:t>filtering .</w:t>
        </w:r>
        <w:proofErr w:type="gramEnd"/>
        <w:r w:rsidR="00AA7464">
          <w:rPr>
            <w:rFonts w:eastAsia="Times New Roman"/>
          </w:rPr>
          <w:t xml:space="preserve"> </w:t>
        </w:r>
      </w:ins>
    </w:p>
    <w:p w14:paraId="463473A9" w14:textId="2914F601" w:rsidR="00AA7464" w:rsidRDefault="00AA7464">
      <w:pPr>
        <w:pStyle w:val="ListParagraph"/>
        <w:numPr>
          <w:ilvl w:val="2"/>
          <w:numId w:val="13"/>
        </w:numPr>
        <w:spacing w:after="0" w:line="240" w:lineRule="auto"/>
        <w:contextualSpacing w:val="0"/>
        <w:rPr>
          <w:ins w:id="96" w:author="Savara, Aditya Ashi" w:date="2021-05-07T15:04:00Z"/>
          <w:rFonts w:eastAsia="Times New Roman"/>
        </w:rPr>
        <w:pPrChange w:id="97" w:author="Savara, Aditya Ashi" w:date="2021-05-08T01:04:00Z">
          <w:pPr>
            <w:pStyle w:val="ListParagraph"/>
            <w:numPr>
              <w:ilvl w:val="1"/>
              <w:numId w:val="13"/>
            </w:numPr>
            <w:spacing w:after="0" w:line="240" w:lineRule="auto"/>
            <w:ind w:left="1440" w:hanging="360"/>
            <w:contextualSpacing w:val="0"/>
          </w:pPr>
        </w:pPrChange>
      </w:pPr>
      <w:proofErr w:type="spellStart"/>
      <w:ins w:id="98" w:author="Savara, Aditya Ashi" w:date="2021-05-07T15:03:00Z">
        <w:r>
          <w:rPr>
            <w:rFonts w:eastAsia="Times New Roman"/>
          </w:rPr>
          <w:t>UserChoices</w:t>
        </w:r>
        <w:proofErr w:type="spellEnd"/>
        <w:r>
          <w:rPr>
            <w:rFonts w:eastAsia="Times New Roman"/>
          </w:rPr>
          <w:t>['</w:t>
        </w:r>
        <w:proofErr w:type="spellStart"/>
        <w:r>
          <w:rPr>
            <w:rFonts w:eastAsia="Times New Roman"/>
          </w:rPr>
          <w:t>minimalReferenceValue</w:t>
        </w:r>
        <w:proofErr w:type="spellEnd"/>
        <w:proofErr w:type="gramStart"/>
        <w:r>
          <w:rPr>
            <w:rFonts w:eastAsia="Times New Roman"/>
          </w:rPr>
          <w:t>'][</w:t>
        </w:r>
        <w:proofErr w:type="gramEnd"/>
        <w:r>
          <w:rPr>
            <w:rFonts w:eastAsia="Times New Roman"/>
          </w:rPr>
          <w:t>'</w:t>
        </w:r>
        <w:proofErr w:type="spellStart"/>
        <w:r>
          <w:rPr>
            <w:rFonts w:eastAsia="Times New Roman"/>
          </w:rPr>
          <w:t>referenceValueThreshold</w:t>
        </w:r>
        <w:proofErr w:type="spellEnd"/>
        <w:r>
          <w:rPr>
            <w:rFonts w:eastAsia="Times New Roman"/>
          </w:rPr>
          <w:t xml:space="preserve">'] = [1.0]  #this </w:t>
        </w:r>
      </w:ins>
      <w:ins w:id="99" w:author="Savara, Aditya Ashi" w:date="2021-05-08T01:04:00Z">
        <w:r w:rsidR="00E65960">
          <w:rPr>
            <w:rFonts w:eastAsia="Times New Roman"/>
          </w:rPr>
          <w:t>feature is the one that works with</w:t>
        </w:r>
      </w:ins>
      <w:ins w:id="100" w:author="Savara, Aditya Ashi" w:date="2021-05-08T01:05:00Z">
        <w:r w:rsidR="00E65960">
          <w:rPr>
            <w:rFonts w:eastAsia="Times New Roman"/>
          </w:rPr>
          <w:t xml:space="preserve"> </w:t>
        </w:r>
        <w:proofErr w:type="spellStart"/>
        <w:r w:rsidR="00E65960" w:rsidRPr="00E65960">
          <w:rPr>
            <w:rFonts w:eastAsia="Times New Roman"/>
          </w:rPr>
          <w:t>implicitSLScorrection</w:t>
        </w:r>
      </w:ins>
      <w:proofErr w:type="spellEnd"/>
    </w:p>
    <w:p w14:paraId="7C8CD322" w14:textId="0EC6B32A" w:rsidR="00DC3620" w:rsidRPr="00DC3620" w:rsidRDefault="00DC3620" w:rsidP="00DC3620">
      <w:pPr>
        <w:pStyle w:val="ListParagraph"/>
        <w:numPr>
          <w:ilvl w:val="0"/>
          <w:numId w:val="13"/>
        </w:numPr>
        <w:spacing w:after="0" w:line="240" w:lineRule="auto"/>
        <w:contextualSpacing w:val="0"/>
        <w:rPr>
          <w:ins w:id="101" w:author="Savara, Aditya Ashi" w:date="2021-05-07T15:16:00Z"/>
          <w:rFonts w:eastAsia="Times New Roman"/>
        </w:rPr>
      </w:pPr>
      <w:ins w:id="102" w:author="Savara, Aditya Ashi" w:date="2021-05-07T15:16:00Z">
        <w:r>
          <w:rPr>
            <w:rFonts w:eastAsia="Times New Roman"/>
          </w:rPr>
          <w:t>If the application warrants doing so, include more sophisticated features of MSRESOLVE, such as mass spectrum tuning correction.</w:t>
        </w:r>
      </w:ins>
    </w:p>
    <w:p w14:paraId="5B971EC3" w14:textId="6E03064A" w:rsidR="00DC3620" w:rsidRPr="00DC3620" w:rsidRDefault="00DC3620" w:rsidP="00DC3620">
      <w:pPr>
        <w:pStyle w:val="ListParagraph"/>
        <w:numPr>
          <w:ilvl w:val="0"/>
          <w:numId w:val="13"/>
        </w:numPr>
        <w:spacing w:after="0" w:line="240" w:lineRule="auto"/>
        <w:contextualSpacing w:val="0"/>
        <w:rPr>
          <w:ins w:id="103" w:author="Savara, Aditya Ashi" w:date="2021-05-07T15:14:00Z"/>
          <w:rFonts w:eastAsia="Times New Roman"/>
        </w:rPr>
      </w:pPr>
      <w:ins w:id="104" w:author="Savara, Aditya Ashi" w:date="2021-05-07T15:15:00Z">
        <w:r w:rsidRPr="00E008EA">
          <w:rPr>
            <w:rFonts w:eastAsia="Times New Roman"/>
            <w:b/>
            <w:bCs/>
            <w:rPrChange w:id="105" w:author="Savara, Aditya Ashi" w:date="2021-05-07T15:17:00Z">
              <w:rPr>
                <w:rFonts w:eastAsia="Times New Roman"/>
              </w:rPr>
            </w:rPrChange>
          </w:rPr>
          <w:t xml:space="preserve">Have </w:t>
        </w:r>
      </w:ins>
      <w:ins w:id="106" w:author="Savara, Aditya Ashi" w:date="2021-05-07T15:14:00Z">
        <w:r w:rsidRPr="00E008EA">
          <w:rPr>
            <w:rFonts w:eastAsia="Times New Roman"/>
            <w:b/>
            <w:bCs/>
            <w:rPrChange w:id="107" w:author="Savara, Aditya Ashi" w:date="2021-05-07T15:17:00Z">
              <w:rPr>
                <w:rFonts w:eastAsia="Times New Roman"/>
              </w:rPr>
            </w:rPrChange>
          </w:rPr>
          <w:t>Realistic expectations:</w:t>
        </w:r>
      </w:ins>
      <w:ins w:id="108" w:author="Savara, Aditya Ashi" w:date="2021-05-07T15:15:00Z">
        <w:r>
          <w:rPr>
            <w:rFonts w:eastAsia="Times New Roman"/>
          </w:rPr>
          <w:t xml:space="preserve"> without direct calibrations of all molecules, the concentrations extracted are often simply semi-quantitative. </w:t>
        </w:r>
      </w:ins>
      <w:ins w:id="109" w:author="Savara, Aditya Ashi" w:date="2021-05-07T15:16:00Z">
        <w:r>
          <w:rPr>
            <w:rFonts w:eastAsia="Times New Roman"/>
          </w:rPr>
          <w:t>In the absence of direct calibrations, f</w:t>
        </w:r>
      </w:ins>
      <w:ins w:id="110" w:author="Savara, Aditya Ashi" w:date="2021-05-07T15:15:00Z">
        <w:r>
          <w:rPr>
            <w:rFonts w:eastAsia="Times New Roman"/>
          </w:rPr>
          <w:t>inally extracted concentrations that are incorrect by 30% are very common due to differenc</w:t>
        </w:r>
      </w:ins>
      <w:ins w:id="111" w:author="Savara, Aditya Ashi" w:date="2021-05-07T15:16:00Z">
        <w:r>
          <w:rPr>
            <w:rFonts w:eastAsia="Times New Roman"/>
          </w:rPr>
          <w:t>es in fragmentation patterns and tuning between mass spectrometers. MSRESOLVE is capable of accounting for some of these issues by mass tuning correction</w:t>
        </w:r>
      </w:ins>
      <w:ins w:id="112" w:author="Savara, Aditya Ashi" w:date="2021-05-07T15:17:00Z">
        <w:r>
          <w:rPr>
            <w:rFonts w:eastAsia="Times New Roman"/>
          </w:rPr>
          <w:t xml:space="preserve">.  </w:t>
        </w:r>
        <w:r w:rsidR="00E008EA">
          <w:rPr>
            <w:rFonts w:eastAsia="Times New Roman"/>
          </w:rPr>
          <w:t>It has been observed that masses higher than 50 can have responses that differ by a factor of 6 between mass spectromet</w:t>
        </w:r>
      </w:ins>
      <w:ins w:id="113" w:author="Savara, Aditya Ashi" w:date="2021-05-07T15:18:00Z">
        <w:r w:rsidR="00E008EA">
          <w:rPr>
            <w:rFonts w:eastAsia="Times New Roman"/>
          </w:rPr>
          <w:t>ers.  Clearly, MSRESOLVE cannot account for this without a calibration file or without guidance from the user.</w:t>
        </w:r>
      </w:ins>
    </w:p>
    <w:p w14:paraId="2B6F0DB0" w14:textId="404CAE9D" w:rsidR="008110F7" w:rsidRDefault="008110F7" w:rsidP="00491E9F">
      <w:pPr>
        <w:pStyle w:val="Heading2"/>
      </w:pPr>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Conceptually Ma</w:t>
      </w:r>
      <w:bookmarkStart w:id="114" w:name="_Hlk71284116"/>
      <w:r w:rsidR="00B80EC3">
        <w:t xml:space="preserve">ss Spectrometry functions by ionizing molecules and </w:t>
      </w:r>
      <w:r w:rsidR="001219CF">
        <w:t xml:space="preserve">then, </w:t>
      </w:r>
      <w:r w:rsidR="00B80EC3">
        <w:t xml:space="preserve">by </w:t>
      </w:r>
      <w:r w:rsidR="001219CF">
        <w:t xml:space="preserve">taking advantage of the unique </w:t>
      </w:r>
      <w:bookmarkEnd w:id="114"/>
      <w:r w:rsidR="001219CF">
        <w:t>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115" w:name="_Toc519240323"/>
      <w:r w:rsidRPr="008110F7">
        <w:t>MSRE</w:t>
      </w:r>
      <w:r w:rsidR="00491E9F">
        <w:t>S</w:t>
      </w:r>
      <w:r w:rsidRPr="008110F7">
        <w:t>OLVE</w:t>
      </w:r>
      <w:bookmarkEnd w:id="115"/>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w:t>
      </w:r>
      <w:r w:rsidR="008110F7">
        <w:lastRenderedPageBreak/>
        <w:t>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w:t>
      </w:r>
      <w:proofErr w:type="spellStart"/>
      <w:r>
        <w:t>JDXConverter</w:t>
      </w:r>
      <w:proofErr w:type="spellEnd"/>
      <w:r>
        <w:t xml:space="preserve">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116" w:name="_Toc519240324"/>
      <w:r w:rsidRPr="004E4B33">
        <w:t>MSRESOLVE</w:t>
      </w:r>
      <w:r w:rsidR="00763F39">
        <w:t xml:space="preserve"> Purpose</w:t>
      </w:r>
      <w:bookmarkEnd w:id="116"/>
    </w:p>
    <w:p w14:paraId="553EA0B1" w14:textId="77777777" w:rsidR="003A1372" w:rsidRDefault="004E4B33">
      <w:r>
        <w:t xml:space="preserve">The MSRESOLVE program </w:t>
      </w:r>
      <w:r w:rsidR="003A1372">
        <w:t>takes three</w:t>
      </w:r>
      <w:r>
        <w:t xml:space="preserve"> </w:t>
      </w:r>
      <w:proofErr w:type="gramStart"/>
      <w:r>
        <w:t>inpu</w:t>
      </w:r>
      <w:r w:rsidR="003A1372">
        <w:t>ts</w:t>
      </w:r>
      <w:r w:rsidR="002D4C41">
        <w:t>;</w:t>
      </w:r>
      <w:proofErr w:type="gramEnd"/>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FA4E14" w:rsidRPr="002701DE" w:rsidRDefault="00FA4E14">
                            <w:pPr>
                              <w:rPr>
                                <w:u w:val="single"/>
                              </w:rPr>
                            </w:pPr>
                            <w:r>
                              <w:t xml:space="preserve">(Above) This is the </w:t>
                            </w:r>
                            <w:proofErr w:type="spellStart"/>
                            <w:r>
                              <w:t>UserInput</w:t>
                            </w:r>
                            <w:proofErr w:type="spellEnd"/>
                            <w:r>
                              <w:t xml:space="preserve">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w:lastRenderedPageBreak/>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FA4E14" w:rsidRDefault="00FA4E14">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FA4E14" w:rsidRDefault="00FA4E14">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FA4E14" w:rsidRDefault="00FA4E14">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FA4E14" w:rsidRDefault="00FA4E14">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117" w:name="_Toc519240325"/>
      <w:r>
        <w:t xml:space="preserve">MSRESOLVE </w:t>
      </w:r>
      <w:proofErr w:type="spellStart"/>
      <w:r>
        <w:t>Quickstart</w:t>
      </w:r>
      <w:proofErr w:type="spellEnd"/>
      <w:r>
        <w:t xml:space="preserve"> Tutorial</w:t>
      </w:r>
      <w:bookmarkEnd w:id="117"/>
      <w:r>
        <w:t xml:space="preserve"> </w:t>
      </w:r>
    </w:p>
    <w:p w14:paraId="4C5A2B2A" w14:textId="77777777" w:rsidR="00763F39" w:rsidRDefault="00763F39" w:rsidP="00763F39"/>
    <w:p w14:paraId="3A36BACE" w14:textId="77777777" w:rsidR="00530AC9" w:rsidRPr="00A63A72" w:rsidRDefault="00530AC9" w:rsidP="00763F39">
      <w:r>
        <w:t xml:space="preserve">Included with the MSRESOLVE program is a “Tutorial” Directory. The word document in that directory will guide you through a </w:t>
      </w:r>
      <w:proofErr w:type="gramStart"/>
      <w:r>
        <w:t>first time</w:t>
      </w:r>
      <w:proofErr w:type="gramEnd"/>
      <w:r>
        <w:t xml:space="preserv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118" w:name="_Toc519240326"/>
      <w:r>
        <w:t>Overview of Functions and Capabilities</w:t>
      </w:r>
      <w:bookmarkEnd w:id="118"/>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119" w:name="_Toc519240327"/>
      <w:r>
        <w:t>Miscellaneous:</w:t>
      </w:r>
      <w:bookmarkEnd w:id="119"/>
    </w:p>
    <w:p w14:paraId="2720A1E2" w14:textId="77777777" w:rsidR="002F6832" w:rsidRPr="002F6832" w:rsidRDefault="00CD0CAE" w:rsidP="00CD0CAE">
      <w:pPr>
        <w:pStyle w:val="ListParagraph"/>
        <w:numPr>
          <w:ilvl w:val="0"/>
          <w:numId w:val="5"/>
        </w:numPr>
        <w:rPr>
          <w:b/>
        </w:rPr>
      </w:pPr>
      <w:r>
        <w:rPr>
          <w:u w:val="single"/>
        </w:rPr>
        <w:lastRenderedPageBreak/>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120" w:name="_Toc519240328"/>
      <w:commentRangeStart w:id="121"/>
      <w:commentRangeStart w:id="122"/>
      <w:r w:rsidRPr="00491E9F">
        <w:rPr>
          <w:rStyle w:val="Heading2Char"/>
        </w:rPr>
        <w:t>Preprocessing</w:t>
      </w:r>
      <w:bookmarkEnd w:id="120"/>
      <w:commentRangeEnd w:id="121"/>
      <w:r w:rsidR="00D72729">
        <w:rPr>
          <w:rStyle w:val="CommentReference"/>
        </w:rPr>
        <w:commentReference w:id="121"/>
      </w:r>
      <w:r w:rsidRPr="009F485C">
        <w:rPr>
          <w:b/>
        </w:rPr>
        <w:t>:</w:t>
      </w:r>
      <w:commentRangeStart w:id="123"/>
      <w:r w:rsidRPr="009F485C">
        <w:rPr>
          <w:b/>
        </w:rPr>
        <w:t xml:space="preserve"> </w:t>
      </w:r>
      <w:commentRangeEnd w:id="123"/>
      <w:r w:rsidR="003A76C6">
        <w:rPr>
          <w:rStyle w:val="CommentReference"/>
        </w:rPr>
        <w:commentReference w:id="123"/>
      </w:r>
      <w:commentRangeEnd w:id="122"/>
      <w:r w:rsidR="0089275C">
        <w:rPr>
          <w:rStyle w:val="CommentReference"/>
        </w:rPr>
        <w:commentReference w:id="122"/>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proofErr w:type="spellStart"/>
      <w:r w:rsidRPr="00CC7D71">
        <w:t>BaselineType</w:t>
      </w:r>
      <w:proofErr w:type="spellEnd"/>
      <w:r w:rsidRPr="00CC7D71">
        <w:t>: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w:t>
      </w:r>
      <w:proofErr w:type="spellStart"/>
      <w:r>
        <w:t>Restricitons</w:t>
      </w:r>
      <w:proofErr w:type="spellEnd"/>
      <w:r>
        <w:t xml:space="preserve"> for the brute </w:t>
      </w:r>
      <w:proofErr w:type="spellStart"/>
      <w:r>
        <w:t>solcing</w:t>
      </w:r>
      <w:proofErr w:type="spellEnd"/>
      <w:r>
        <w:t xml:space="preserve"> method. </w:t>
      </w:r>
    </w:p>
    <w:p w14:paraId="4AF92271" w14:textId="77777777" w:rsidR="00FE04D3" w:rsidRPr="00E6593F" w:rsidRDefault="00FE04D3" w:rsidP="00FE04D3">
      <w:pPr>
        <w:pStyle w:val="ListParagraph"/>
        <w:numPr>
          <w:ilvl w:val="2"/>
          <w:numId w:val="3"/>
        </w:numPr>
        <w:rPr>
          <w:u w:val="single"/>
        </w:rPr>
      </w:pPr>
      <w:r w:rsidRPr="00E6593F">
        <w:t>Lower/</w:t>
      </w:r>
      <w:proofErr w:type="spellStart"/>
      <w:r w:rsidRPr="00E6593F">
        <w:t>upperBound</w:t>
      </w:r>
      <w:proofErr w:type="spellEnd"/>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lastRenderedPageBreak/>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24"/>
      <w:commentRangeStart w:id="125"/>
      <w:r w:rsidR="005D36C6" w:rsidRPr="00647288">
        <w:rPr>
          <w:noProof/>
        </w:rPr>
        <w:t xml:space="preserve">specify </w:t>
      </w:r>
      <w:commentRangeEnd w:id="124"/>
      <w:r w:rsidR="00874578">
        <w:rPr>
          <w:rStyle w:val="CommentReference"/>
        </w:rPr>
        <w:commentReference w:id="124"/>
      </w:r>
      <w:commentRangeEnd w:id="125"/>
      <w:r w:rsidR="00E6593F">
        <w:rPr>
          <w:rStyle w:val="CommentReference"/>
        </w:rPr>
        <w:commentReference w:id="125"/>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26" w:name="_Toc519240329"/>
      <w:r w:rsidRPr="00491E9F">
        <w:t>Data</w:t>
      </w:r>
      <w:r w:rsidRPr="009F485C">
        <w:t xml:space="preserve"> Analysis:</w:t>
      </w:r>
      <w:bookmarkEnd w:id="126"/>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w:t>
      </w:r>
      <w:proofErr w:type="spellStart"/>
      <w:r>
        <w:t>ssr</w:t>
      </w:r>
      <w:proofErr w:type="spellEnd"/>
      <w:r>
        <w:t>):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w:t>
      </w:r>
      <w:proofErr w:type="spellStart"/>
      <w:r>
        <w:t>sar</w:t>
      </w:r>
      <w:proofErr w:type="spellEnd"/>
      <w:r>
        <w:t>):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FA4E14" w:rsidRDefault="00FA4E14">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FA4E14" w:rsidRDefault="00FA4E14">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27" w:name="_Toc519240330"/>
      <w:r w:rsidRPr="00953E5D">
        <w:lastRenderedPageBreak/>
        <w:t>Preprocessing</w:t>
      </w:r>
      <w:bookmarkEnd w:id="127"/>
    </w:p>
    <w:p w14:paraId="4AB21FDC" w14:textId="77777777" w:rsidR="005A24F9" w:rsidRPr="00953E5D" w:rsidRDefault="00953E5D" w:rsidP="00491E9F">
      <w:pPr>
        <w:pStyle w:val="Heading2"/>
      </w:pPr>
      <w:bookmarkStart w:id="128" w:name="_Toc519240331"/>
      <w:commentRangeStart w:id="129"/>
      <w:r w:rsidRPr="00953E5D">
        <w:t>Time Range</w:t>
      </w:r>
      <w:r w:rsidR="003133B5" w:rsidRPr="00953E5D">
        <w:t>:</w:t>
      </w:r>
      <w:commentRangeEnd w:id="129"/>
      <w:r w:rsidR="00BB29EF">
        <w:rPr>
          <w:rStyle w:val="CommentReference"/>
        </w:rPr>
        <w:commentReference w:id="129"/>
      </w:r>
      <w:bookmarkEnd w:id="128"/>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The user should choose a time range that includes all relevant concentration changes without any 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30" w:name="_Toc519240332"/>
      <w:r w:rsidRPr="009C1193">
        <w:lastRenderedPageBreak/>
        <w:t>Background Mass Fragments</w:t>
      </w:r>
      <w:bookmarkEnd w:id="130"/>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proofErr w:type="spellStart"/>
      <w:r w:rsidR="00E40BA2">
        <w:t>BackGroundMassFragments</w:t>
      </w:r>
      <w:proofErr w:type="spellEnd"/>
      <w:r w:rsidR="00E40BA2">
        <w:t xml:space="preserve"> method was instituted</w:t>
      </w:r>
      <w:r w:rsidR="00D656DA">
        <w:t xml:space="preserve">. The </w:t>
      </w:r>
      <w:proofErr w:type="spellStart"/>
      <w:r w:rsidR="00D656DA">
        <w:t>BackGroundMassFragments</w:t>
      </w:r>
      <w:proofErr w:type="spellEnd"/>
      <w:r w:rsidR="00D656DA">
        <w:t xml:space="preserve">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FA4E14" w:rsidRDefault="00FA4E14">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FA4E14" w:rsidRDefault="00FA4E14">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FA4E14" w:rsidRDefault="00FA4E14">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FA4E14" w:rsidRDefault="00FA4E14">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31" w:name="_Toc519240333"/>
      <w:r w:rsidRPr="009C1193">
        <w:t>Correction coefficients:</w:t>
      </w:r>
      <w:bookmarkEnd w:id="131"/>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32" w:name="_Toc519240334"/>
      <w:r w:rsidRPr="00953E5D">
        <w:t>Chosen Mass Fragments:</w:t>
      </w:r>
      <w:bookmarkEnd w:id="132"/>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FA4E14" w:rsidRDefault="00FA4E14">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FA4E14" w:rsidRDefault="00FA4E14">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FA4E14" w:rsidRDefault="00FA4E14">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FA4E14" w:rsidRDefault="00FA4E14">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33" w:name="_Toc519240335"/>
      <w:r w:rsidRPr="009C1193">
        <w:t>Background Fragments</w:t>
      </w:r>
      <w:r w:rsidR="009C1193" w:rsidRPr="009C1193">
        <w:t xml:space="preserve"> Baseline:</w:t>
      </w:r>
      <w:bookmarkEnd w:id="133"/>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FA4E14" w:rsidRDefault="00FA4E14">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FA4E14" w:rsidRDefault="00FA4E14">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FA4E14" w:rsidRDefault="00FA4E14">
                            <w:r>
                              <w:t>The new raw data (right) after the background corrections are performed (above).</w:t>
                            </w:r>
                          </w:p>
                          <w:p w14:paraId="6F443ECB" w14:textId="77777777" w:rsidR="00FA4E14" w:rsidRDefault="00FA4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FA4E14" w:rsidRDefault="00FA4E14">
                      <w:r>
                        <w:t>The new raw data (right) after the background corrections are performed (above).</w:t>
                      </w:r>
                    </w:p>
                    <w:p w14:paraId="6F443ECB" w14:textId="77777777" w:rsidR="00FA4E14" w:rsidRDefault="00FA4E14"/>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134" w:name="_Toc519240336"/>
      <w:r w:rsidRPr="00E85201">
        <w:t>Data Range Specifier:</w:t>
      </w:r>
      <w:bookmarkEnd w:id="134"/>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w:t>
      </w:r>
      <w:proofErr w:type="gramStart"/>
      <w:r w:rsidR="0033122A">
        <w:t>applied at all times</w:t>
      </w:r>
      <w:proofErr w:type="gramEnd"/>
      <w:r w:rsidR="0033122A">
        <w:t xml:space="preserve">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FA4E14" w:rsidRDefault="00FA4E14">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FA4E14" w:rsidRDefault="00FA4E14">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135" w:name="_Toc519240337"/>
      <w:commentRangeStart w:id="136"/>
      <w:r>
        <w:t>Marginal Change Restrictor</w:t>
      </w:r>
      <w:commentRangeEnd w:id="136"/>
      <w:r w:rsidR="0012172B">
        <w:rPr>
          <w:rStyle w:val="CommentReference"/>
          <w:rFonts w:asciiTheme="minorHAnsi" w:eastAsiaTheme="minorEastAsia" w:hAnsiTheme="minorHAnsi" w:cstheme="minorBidi"/>
          <w:b w:val="0"/>
          <w:bCs w:val="0"/>
          <w:u w:val="none"/>
        </w:rPr>
        <w:commentReference w:id="136"/>
      </w:r>
      <w:bookmarkEnd w:id="135"/>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931256"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137" w:name="_Toc505426119"/>
      <w:bookmarkStart w:id="138" w:name="_Toc519240338"/>
      <w:r>
        <w:t>Reference Pattern Changer</w:t>
      </w:r>
      <w:r w:rsidRPr="00953E5D">
        <w:t xml:space="preserve">: </w:t>
      </w:r>
    </w:p>
    <w:p w14:paraId="3BF8D83D" w14:textId="6AABA45B" w:rsidR="004B7681" w:rsidRDefault="004B7681" w:rsidP="004B7681">
      <w:r>
        <w:t xml:space="preserve">The reference pattern changer feature uses the function </w:t>
      </w:r>
      <w:proofErr w:type="spellStart"/>
      <w:r>
        <w:t>ExtractReferencePatternFromData</w:t>
      </w:r>
      <w:proofErr w:type="spellEnd"/>
      <w:r>
        <w:t xml:space="preserve">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xml:space="preserve">.  This feature is useful when the ratio between two signals </w:t>
      </w:r>
      <w:proofErr w:type="gramStart"/>
      <w:r>
        <w:t>differ</w:t>
      </w:r>
      <w:proofErr w:type="gramEnd"/>
      <w:r>
        <w:t xml:space="preserve">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137"/>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FA4E14" w:rsidRDefault="00FA4E14">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FA4E14" w:rsidRDefault="00FA4E14">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FA4E14" w:rsidRDefault="00FA4E14">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FA4E14" w:rsidRDefault="00FA4E14">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proofErr w:type="gramStart"/>
      <w:r w:rsidR="00492414">
        <w:t>and in this example</w:t>
      </w:r>
      <w:proofErr w:type="gramEnd"/>
      <w:r w:rsidR="00492414">
        <w:t xml:space="preserv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 xml:space="preserve">Suppose the NIST reference files might not have the same response as our mass spectrometer.  </w:t>
      </w:r>
      <w:proofErr w:type="gramStart"/>
      <w:r>
        <w:t>So</w:t>
      </w:r>
      <w:proofErr w:type="gramEnd"/>
      <w:r>
        <w:t xml:space="preserve">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proofErr w:type="gramStart"/>
      <w:r w:rsidR="004B7681">
        <w:t>So</w:t>
      </w:r>
      <w:proofErr w:type="gramEnd"/>
      <w:r w:rsidR="004B7681">
        <w:t xml:space="preserve">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w:t>
      </w:r>
      <w:proofErr w:type="gramStart"/>
      <w:r w:rsidR="006C0527">
        <w:t>fragment</w:t>
      </w:r>
      <w:proofErr w:type="gramEnd"/>
      <w:r w:rsidR="006C0527">
        <w:t xml:space="preserve"> then he/she should use the syntax on the </w:t>
      </w:r>
      <w:r w:rsidR="005636E7">
        <w:t>top.</w:t>
      </w:r>
      <w:r w:rsidR="006C0527">
        <w:t xml:space="preserve">  If the user wishes to change more than one </w:t>
      </w:r>
      <w:proofErr w:type="gramStart"/>
      <w:r w:rsidR="006C0527">
        <w:t>molecule</w:t>
      </w:r>
      <w:proofErr w:type="gramEnd"/>
      <w:r w:rsidR="006C0527">
        <w:t xml:space="preserv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139" w:name="_Toc519240339"/>
      <w:bookmarkEnd w:id="138"/>
      <w:r w:rsidRPr="009C1193">
        <w:t>Mass Fragmentation Threshold:</w:t>
      </w:r>
      <w:bookmarkEnd w:id="139"/>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FA4E14" w:rsidRDefault="00FA4E14">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9"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0ogIAANYFAAAOAAAAZHJzL2Uyb0RvYy54bWysVEtv2zAMvg/YfxB0X+2kTbMGdYqsRYcB&#10;QVssHXpWZCkRKouapMTOfv0o2U7Sx6XDLrYofnx9Inl51VSabIXzCkxBByc5JcJwKJVZFfTX4+2X&#10;r5T4wEzJNBhR0J3w9Gr6+dNlbSdiCGvQpXAEnRg/qW1B1yHYSZZ5vhYV8ydghUGlBFexgKJbZaVj&#10;NXqvdDbM8/OsBldaB1x4j7c3rZJOk38pBQ/3UnoRiC4o5hbS16XvMn6z6SWbrByza8W7NNg/ZFEx&#10;ZTDo3tUNC4xsnHrjqlLcgQcZTjhUGUipuEg1YDWD/FU1izWzItWC5Hi7p8n/P7f8bvvgiCoLOkZ6&#10;DKvwjR5FE8g3aAheIT+19ROELSwCQ4P3+M6pVm/nwJ89QrIjTGvgER35aKSr4h8rJWiIMXZ72mMY&#10;Hr2NhxeDfEQJR91wPM5HKESvB3PrfPguoCLxUFCH75pSYNu5Dy20h8RoHrQqb5XWSYi9JK61I1uG&#10;XaDDoHP+AqUNqQt6fjrK29qOPUTXe/ulZvz5rQdMVpsYTqSu69KKvLRUpFPYaREx2vwUEllPjLyT&#10;I+NcmH2eCR1REiv6iGGHP2T1EeO2DrRIkcGEvXGlDLiWpZfUls89tbLFd53h27ojBaFZNqndhqd9&#10;by2h3GFrOWiH01t+q5DwOfPhgTmcRmwa3DDhHj9SA74SdCdK1uD+vHcf8TgkqKWkxukuqP+9YU5Q&#10;on8YHJ+LwdlZXAdJOBuNhyi4Y83yWGM21TVg6wxwl1mejhEfdH+UDqonXESzGBVVzHCMXdDQH69D&#10;u3NwkXExmyUQLgDLwtwsLO8nKjbaY/PEnO0aPeCM3EG/B9jkVb+32PhABmabAFKlYYhEt6x2D4DL&#10;I41Tt+jidjqWE+qwjqd/AQ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s3IWdK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FA4E14" w:rsidRDefault="00FA4E14">
                            <w:r>
                              <w:t>(</w:t>
                            </w:r>
                            <w:proofErr w:type="spellStart"/>
                            <w:r>
                              <w:t>Reft</w:t>
                            </w:r>
                            <w:proofErr w:type="spellEnd"/>
                            <w:r>
                              <w: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0"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LN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XhorSWUO+wsC91sOsNvKyR8zpx/YBaHETsDF4y/x49UgFWC/kTJGuyf994DHmcEpZQ0ONwFdb83&#10;zApK1A+N0/M1G4/DNoiX8dlkhBd7LFkeS/SmvgZsnQxXmeHxGPBeDUdpoX7CPTQLXlHENEffBfXD&#10;8dp3Kwf3GBezWQTh/Bvm53ph+DBQodEe2ydmTd/oHkfkDoY1wPJX/d5hQ4E0zDYeZBWHIRDdsdoX&#10;AHdH7Ph+z4XldHyPqMM2nv4F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CnwEs2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FA4E14" w:rsidRDefault="00FA4E14">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1"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oQIAANUFAAAOAAAAZHJzL2Uyb0RvYy54bWysVMlu2zAQvRfoPxC8N7JdK7ENy4GbIEUB&#10;IwmaFDnTFGkToTgsSVtyv75DSl6yXFL0IpGcN9ubZXrZVJpshfMKTEH7Zz1KhOFQKrMq6K/Hmy8j&#10;SnxgpmQajCjoTnh6Ofv8aVrbiRjAGnQpHEEjxk9qW9B1CHaSZZ6vRcX8GVhhUCjBVSzg1a2y0rEa&#10;rVc6G/R651kNrrQOuPAeX69bIZ0l+1IKHu6k9CIQXVCMLaSvS99l/GazKZusHLNrxbsw2D9EUTFl&#10;0OnB1DULjGycemOqUtyBBxnOOFQZSKm4SDlgNv3eq2we1syKlAuS4+2BJv//zPLb7b0jqizoxZAS&#10;wyqs0aNoAvkGDcEn5Ke2foKwB4vA0OA71jnl6u0C+LNHSHaCaRU8oiMfjXRV/GOmBBWxBLsD7dEN&#10;x8c8Hw/Ho5wSjrJ8NDof5tFvdtS2zofvAioSDwV1WNYUAdsufGihe0h05kGr8kZpnS6xlcSVdmTL&#10;sAl06HfGX6C0IXVBz7/mvTa1UwvR9EF/qRl/fmsBg9UmuhOp6bqwIi0tE+kUdlpEjDY/hUTSEyHv&#10;xMg4F+YQZ0JHlMSMPqLY4Y9RfUS5zQM1kmcw4aBcKQOuZeklteXznlrZ4rvG8G3ekYLQLJvUbYNU&#10;4vi0hHKHneWgnU1v+Y1CwhfMh3vmcBixZ3DBhDv8SA1YJehOlKzB/XnvPeJxRlBKSY3DXVD/e8Oc&#10;oET/MDg94/5wGLdBugzziwFe3KlkeSoxm+oKsHX6uMosT8eID3p/lA6qJ9xD8+gVRcxw9F3QsD9e&#10;hXbl4B7jYj5PIJx/y8LCPFi+H6jYaI/NE3O2a/SAI3IL+zXAJq/6vcXGAhmYbwJIlYbhyGpXANwd&#10;aZy6PReX0+k9oY7bePYXAAD//wMAUEsDBBQABgAIAAAAIQAhV2Sn3QAAAAYBAAAPAAAAZHJzL2Rv&#10;d25yZXYueG1sTI9BS8NAFITvgv9heQVvdhPFEtJsShEFQXJoqtjjNvuSDc2+DdltG/+9z5Mehxlm&#10;vik2sxvEBafQe1KQLhMQSI03PXUKPvav9xmIEDUZPXhCBd8YYFPe3hQ6N/5KO7zUsRNcQiHXCmyM&#10;Yy5laCw6HZZ+RGKv9ZPTkeXUSTPpK5e7QT4kyUo63RMvWD3is8XmVJ+dAtO2+9OTfWt371/t4bN6&#10;qbaHulLqbjFv1yAizvEvDL/4jA4lMx39mUwQgwI+EhVkKxBsZlmagjhyKkkfQZaF/I9f/gAAAP//&#10;AwBQSwECLQAUAAYACAAAACEAtoM4kv4AAADhAQAAEwAAAAAAAAAAAAAAAAAAAAAAW0NvbnRlbnRf&#10;VHlwZXNdLnhtbFBLAQItABQABgAIAAAAIQA4/SH/1gAAAJQBAAALAAAAAAAAAAAAAAAAAC8BAABf&#10;cmVscy8ucmVsc1BLAQItABQABgAIAAAAIQB++fx3oQIAANUFAAAOAAAAAAAAAAAAAAAAAC4CAABk&#10;cnMvZTJvRG9jLnhtbFBLAQItABQABgAIAAAAIQAhV2Sn3QAAAAYBAAAPAAAAAAAAAAAAAAAAAPsE&#10;AABkcnMvZG93bnJldi54bWxQSwUGAAAAAAQABADzAAAABQYAAAAA&#10;" fillcolor="white [3201]" strokeweight=".5pt">
                <v:path arrowok="t"/>
                <v:textbo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140" w:name="_Toc519240340"/>
      <w:r w:rsidRPr="009C1193">
        <w:rPr>
          <w:noProof/>
        </w:rPr>
        <w:t>Data Threshold Chooser</w:t>
      </w:r>
      <w:r w:rsidR="009C1193">
        <w:rPr>
          <w:noProof/>
        </w:rPr>
        <w:t>:</w:t>
      </w:r>
      <w:bookmarkEnd w:id="140"/>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FA4E14" w:rsidRDefault="00FA4E14">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2"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orowIAANUFAAAOAAAAZHJzL2Uyb0RvYy54bWysVFtP2zAUfp+0/2D5faQtpUBEijoQ06QK&#10;0OjEs+vY1MLx8Wy3SffrOXaStlxemPaS2D7fuX3ncnHZVJpshPMKTEGHRwNKhOFQKvNU0N+Lm29n&#10;lPjATMk0GFHQrfD0cvr1y0VtczGCFehSOIJGjM9rW9BVCDbPMs9XomL+CKwwKJTgKhbw6p6y0rEa&#10;rVc6Gw0Gk6wGV1oHXHiPr9etkE6TfSkFD3dSehGILijGFtLXpe8yfrPpBcufHLMrxbsw2D9EUTFl&#10;0OnO1DULjKydemeqUtyBBxmOOFQZSKm4SDlgNsPBm2weVsyKlAuS4+2OJv//zPLbzb0jqizo6Skl&#10;hlVYo4VoAvkODcEn5Ke2PkfYg0VgaPAd65xy9XYO/NkjJDvAtAoe0ZGPRroq/jFTgopYgu2O9uiG&#10;4+Px8fh8MjqhhKNsfHZ2fpLqku21rfPhh4CKxENBHZY1RcA2cx+if5b3kOjMg1bljdI6XWIriSvt&#10;yIZhE+gwjEmhxiuUNqQu6OQYXb+zEE3v9Jea8ef3FtCeNlFTpKbrwoq0tEykU9hqETHa/BISSU+E&#10;fBAj41yYXZwJHVESM/qMYoffR/UZ5TYP1EiewYSdcqUMuJal19SWzz21ssV3jeHbvCMFoVk2qdtG&#10;k761llBusbMctLPpLb9RSPic+XDPHA4j9gwumHCHH6kBqwTdiZIVuL8fvUc8zghKKalxuAvq/6yZ&#10;E5Tonwan53w4HsdtkC7jk9MRXtyhZHkoMevqCrB1hrjKLE/HiA+6P0oH1SPuoVn0iiJmOPouaOiP&#10;V6FdObjHuJjNEgjn37IwNw+W9wMVG23RPDJnu0YPOCK30K8Blr/p9xYbC2Rgtg4gVRqGSHTLalcA&#10;3B2p47s9F5fT4T2h9tt4+gI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JDo6K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FA4E14" w:rsidRDefault="00FA4E14">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FA4E14" w:rsidRDefault="00FA4E14">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3"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hppQIAANUFAAAOAAAAZHJzL2Uyb0RvYy54bWysVFtP2zAUfp+0/2D5faTtaCkRKepATJMq&#10;QKMTz65jUwvHx7PdJt2v37GTtOXywrSXxPb5zu07l4vLptJkK5xXYAo6PBlQIgyHUpmngv5a3nyZ&#10;UuIDMyXTYERBd8LTy9nnTxe1zcUI1qBL4QgaMT6vbUHXIdg8yzxfi4r5E7DCoFCCq1jAq3vKSsdq&#10;tF7pbDQYTLIaXGkdcOE9vl63QjpL9qUUPNxJ6UUguqAYW0hfl76r+M1mFyx/csyuFe/CYP8QRcWU&#10;Qad7U9csMLJx6o2pSnEHHmQ44VBlIKXiIuWA2QwHr7J5WDMrUi5Ijrd7mvz/M8tvt/eOqLKg0xEl&#10;hlVYo6VoAvkGDcEn5Ke2PkfYg0VgaPAd65xy9XYB/NkjJDvCtAoe0ZGPRroq/jFTgopYgt2e9uiG&#10;4+NoOhlMzsaUcJSdn48n01SX7KBtnQ/fBVQkHgrqsKwpArZd+BD9s7yHRGcetCpvlNbpEltJXGlH&#10;tgybQIdhTAo1XqC0IXVBJ1/Hgza1YwvR9F5/pRl/fmsB7WkT3YnUdF1YkZaWiXQKOy0iRpufQiLp&#10;iZB3YmScC7OPM6EjSmJGH1Hs8IeoPqLc5oEayTOYsFeulAHXsvSS2vK5p1a2+K4xfJt3pCA0qyZ1&#10;2+isb60VlDvsLAftbHrLbxQSvmA+3DOHw4g9gwsm3OFHasAqQXeiZA3uz3vvEY8zglJKahzugvrf&#10;G+YEJfqHwek5H56exm2QLqfjsxFe3LFkdSwxm+oKsHWGuMosT8eID7o/SgfVI+6hefSKImY4+i5o&#10;6I9XoV05uMe4mM8TCOffsrAwD5b3AxUbbdk8Mme7Rg84IrfQrwGWv+r3FhsLZGC+CSBVGoZIdMtq&#10;VwDcHanjuz0Xl9PxPaEO23j2F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C9fGhp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4"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7/oQIAANUFAAAOAAAAZHJzL2Uyb0RvYy54bWysVMlu2zAQvRfoPxC8N7IVO4sROXATpChg&#10;JEGTImeaIm0iFIclaUvu12dISbazXFL0IpGcN9ub5eKyqTTZCOcVmIIOjwaUCMOhVGZZ0N+PN9/O&#10;KPGBmZJpMKKgW+Hp5fTrl4vaTkQOK9ClcASNGD+pbUFXIdhJlnm+EhXzR2CFQaEEV7GAV7fMSsdq&#10;tF7pLB8MTrIaXGkdcOE9vl63QjpN9qUUPNxJ6UUguqAYW0hfl76L+M2mF2yydMyuFO/CYP8QRcWU&#10;Qac7U9csMLJ26p2pSnEHHmQ44lBlIKXiIuWA2QwHb7J5WDErUi5Ijrc7mvz/M8tvN/eOqLKgZ8eU&#10;GFZhjR5FE8h3aAg+IT+19ROEPVgEhgbfsc4pV2/nwJ89QrIDTKvgER35aKSr4h8zJaiIJdjuaI9u&#10;OD7mp+N8cI4ijrKTcT4cjaPfbK9tnQ8/BFQkHgrqsKwpAraZ+9BCe0h05kGr8kZpnS6xlcSVdmTD&#10;sAl0GHbGX6G0ITU6Px4P2tQOLUTTO/2FZvz5vQUMVpvoTqSm68KKtLRMpFPYahEx2vwSEklPhHwQ&#10;I+NcmF2cCR1REjP6jGKH30f1GeU2D9RInsGEnXKlDLiWpdfUls89tbLFd43h27wjBaFZNKnb8rO+&#10;tRZQbrGzHLSz6S2/UUj4nPlwzxwOIzYGLphwhx+pAasE3YmSFbi/H71HPM4ISimpcbgL6v+smROU&#10;6J8Gp+d8OBrFbZAuo/Fpjhd3KFkcSsy6ugJsnSGuMsvTMeKD7o/SQfWEe2gWvaKIGY6+Cxr641Vo&#10;Vw7uMS5mswTC+bcszM2D5f1AxUZ7bJ6Ys12jBxyRW+jXAJu86fcWGwtkYLYOIFUahkh0y2pXANwd&#10;aZy6PReX0+E9ofbbePoC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VNnv+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141" w:name="_Toc519240341"/>
      <w:r w:rsidRPr="009C1193">
        <w:rPr>
          <w:noProof/>
        </w:rPr>
        <w:t>Data Smoothing:</w:t>
      </w:r>
      <w:bookmarkEnd w:id="141"/>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w:t>
      </w:r>
      <w:proofErr w:type="spellStart"/>
      <w:r>
        <w:t>datasmoothing</w:t>
      </w:r>
      <w:proofErr w:type="spellEnd"/>
      <w:r>
        <w:t xml:space="preserve">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142" w:name="_Toc519240342"/>
      <w:r w:rsidRPr="00A62E1A">
        <w:t>Raw Signal Thresholds</w:t>
      </w:r>
      <w:r>
        <w:t>:</w:t>
      </w:r>
      <w:bookmarkEnd w:id="142"/>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FA4E14" w:rsidRDefault="00FA4E14">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5"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OfpQIAANgFAAAOAAAAZHJzL2Uyb0RvYy54bWysVFtP2zAUfp+0/2D5faQpBdaIFHUgpkkV&#10;oJWJZ9exqYXj49luk+7X79hJSrm8MO0lsX2+c/vO5fyirTXZCucVmJLmRyNKhOFQKfNY0l/311++&#10;UuIDMxXTYERJd8LTi9nnT+eNLcQY1qAr4QgaMb5obEnXIdgiyzxfi5r5I7DCoFCCq1nAq3vMKsca&#10;tF7rbDwanWYNuMo64MJ7fL3qhHSW7EspeLiV0otAdEkxtpC+Ln1X8ZvNzlnx6JhdK96Hwf4hipop&#10;g073pq5YYGTj1BtTteIOPMhwxKHOQErFRcoBs8lHr7JZrpkVKRckx9s9Tf7/meU32ztHVIW1G59Q&#10;YliNRboXbSDfoCXxDRlqrC8QuLQIDS0KEJ2y9XYB/MkjJDvAdAoe0ZGRVro6/jFXgopYhN2e+OiH&#10;4+N4Mp1Mc/TPUZYfT6bHZ8lx9qxunQ/fBdQkHkrqsLIpBLZd+BADYMUAid48aFVdK63TJXaTuNSO&#10;bBn2gQ55zAo1XqC0IU1JT49PRl1uhxai6b3+SjP+9NYC2tMmuhOp7/qwIi8dFekUdlpEjDY/hUTe&#10;EyPvxMg4F2YfZ0JHlMSMPqLY45+j+ohylwdqJM9gwl65VgZcx9JLaqungVrZ4fvO8F3ekYLQrtrU&#10;cOPp0FsrqHbYWg668fSWXyskfMF8uGMO5xGbBndMuMWP1IBVgv5EyRrcn/feIx7HBKWUNDjfJfW/&#10;N8wJSvQPgwM0zSeTuBDSZXJyNsaLO5SsDiVmU18Ctk6O28zydIz4oIejdFA/4CqaR68oYoaj75KG&#10;4XgZuq2Dq4yL+TyBcAVYFhZmafkwUbHR7tsH5mzf6AFn5AaGTcCKV/3eYWOBDMw3AaRKwxCJ7ljt&#10;C4DrI3V8v+rifjq8J9TzQp79BQ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DQ7Q5+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FA4E14" w:rsidRDefault="00FA4E14">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FA4E14" w:rsidRDefault="00FA4E14">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6"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SogIAANgFAAAOAAAAZHJzL2Uyb0RvYy54bWysVMlu2zAQvRfoPxC8N7K8ZDEiB66DFAWM&#10;JGhS5ExTZEyY4rAkbcn9+gwpeclySdGLRHLebG+Wy6um0mQjnFdgCpqf9CgRhkOpzHNBfz/efDun&#10;xAdmSqbBiIJuhadXk69fLms7Fn1Ygi6FI2jE+HFtC7oMwY6zzPOlqJg/ASsMCiW4igW8uuesdKxG&#10;65XO+r3eaVaDK60DLrzH1+tWSCfJvpSChzspvQhEFxRjC+nr0ncRv9nkko2fHbNLxbsw2D9EUTFl&#10;0One1DULjKydemeqUtyBBxlOOFQZSKm4SDlgNnnvTTYPS2ZFygXJ8XZPk/9/Zvnt5t4RVWLt+qeU&#10;GFZhkR5FE8h3aEh8Q4Zq68cIfLAIDQ0KEJ2y9XYOfOURkh1hWgWP6MhII10V/5grQUUswnZPfPTD&#10;8bE/PDvLByNKOMry/PxiMBpFx9lB3ToffgioSDwU1GFlUwhsM/ehhe4g0ZsHrcobpXW6xG4SM+3I&#10;hmEf6JB3xl+htCF1QU8Ho16b27GFaHqvv9CMr95bwGC1ie5E6rsurMhLS0U6ha0WEaPNLyGR98TI&#10;BzEyzoXZx5nQESUxo88odvhDVJ9RbvNAjeQZTNgrV8qAa1l6TW252lErW3zXGb7NO1IQmkWTGm6Q&#10;pi8+LaDcYms5aMfTW36jkPA58+GeOZxHbBrcMeEOP1IDVgm6EyVLcH8/eo94HBOUUlLjfBfU/1kz&#10;JyjRPw0O0EU+HMaFkC7D0VkfL+5YsjiWmHU1A2ydHLeZ5ekY8UHvjtJB9YSraBq9oogZjr4LGnbH&#10;WWi3Dq4yLqbTBMIVYFmYmwfLdxMVG+2xeWLOdo0ecEZuYbcJ2PhNv7fYWCAD03UAqdIwHFjtCoDr&#10;I41Tt+rifjq+J9RhIU9eAAAA//8DAFBLAwQUAAYACAAAACEA59vODOMAAAALAQAADwAAAGRycy9k&#10;b3ducmV2LnhtbEyPwU7DMBBE70j8g7VI3FonQS0lxKkqBBISyqEpiB7deB1HjddR7Lbh7zGnctvR&#10;jmbeFOvJ9uyMo+8cCUjnCTCkxqmOWgGfu7fZCpgPkpTsHaGAH/SwLm9vCpkrd6EtnuvQshhCPpcC&#10;TAhDzrlvDFrp525Aij/tRitDlGPL1SgvMdz2PEuSJbeyo9hg5IAvBptjfbIClNa748K86+3Ht95/&#10;Va/VZl9XQtzfTZtnYAGncDXDH35EhzIyHdyJlGe9gFmappE9CMieMmDRkT2uHoAd4pEuF8DLgv/f&#10;UP4CAAD//wMAUEsBAi0AFAAGAAgAAAAhALaDOJL+AAAA4QEAABMAAAAAAAAAAAAAAAAAAAAAAFtD&#10;b250ZW50X1R5cGVzXS54bWxQSwECLQAUAAYACAAAACEAOP0h/9YAAACUAQAACwAAAAAAAAAAAAAA&#10;AAAvAQAAX3JlbHMvLnJlbHNQSwECLQAUAAYACAAAACEAzMJ40qICAADYBQAADgAAAAAAAAAAAAAA&#10;AAAuAgAAZHJzL2Uyb0RvYy54bWxQSwECLQAUAAYACAAAACEA59vODOMAAAALAQAADwAAAAAAAAAA&#10;AAAAAAD8BAAAZHJzL2Rvd25yZXYueG1sUEsFBgAAAAAEAAQA8wAAAAwGAAAAAA==&#10;" fillcolor="white [3201]" strokeweight=".5pt">
                <v:path arrowok="t"/>
                <v:textbo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FA4E14" w:rsidRDefault="00FA4E14">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7"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AwoA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Sdo&#10;fJpDtcHWctCNp7f8RiHhM+bDPXM4j9gZuGPCHX6kBqwS9CdKluD+fvQe8TgmKKWkwfkuqf+zYk5Q&#10;on8aHKCLfIQ9RkK6jE7Ohnhxh5L5ocSs6ivA1slxm1mejhEf9PYoHdRPuIqm0SuKmOHou6Rhe7wK&#10;3dbBVcbFdJpAuAIsCzPzYPl2omKjPbZPzNm+0QPOyC1sNwEr3vR7h40FMjBdBZAqDcOe1b4AuD5S&#10;x/erLu6nw3tC7Rfy5AUAAP//AwBQSwMEFAAGAAgAAAAhAOqfcFThAAAACgEAAA8AAABkcnMvZG93&#10;bnJldi54bWxMj8FqwzAMhu+DvYPRYLfWabaUksUpZWwwGDk03ViPbizHobEdYrfN3n7qqTvq18ev&#10;T8V6sj074xg67wQs5gkwdI1XnWsFfO3eZytgIUqnZO8dCvjFAOvy/q6QufIXt8VzHVtGJS7kUoCJ&#10;ccg5D41BK8PcD+hop/1oZaRxbLka5YXKbc/TJFlyKztHF4wc8NVgc6xPVoDSenfMzIfefv7o/Xf1&#10;Vm32dSXE48O0eQEWcYo3GK76pA4lOR38yanAegGz7DkjVMBTmgIjIF2kFByuwWoJvCz4/xfKPwAA&#10;AP//AwBQSwECLQAUAAYACAAAACEAtoM4kv4AAADhAQAAEwAAAAAAAAAAAAAAAAAAAAAAW0NvbnRl&#10;bnRfVHlwZXNdLnhtbFBLAQItABQABgAIAAAAIQA4/SH/1gAAAJQBAAALAAAAAAAAAAAAAAAAAC8B&#10;AABfcmVscy8ucmVsc1BLAQItABQABgAIAAAAIQB8iLAwoAIAANgFAAAOAAAAAAAAAAAAAAAAAC4C&#10;AABkcnMvZTJvRG9jLnhtbFBLAQItABQABgAIAAAAIQDqn3BU4QAAAAoBAAAPAAAAAAAAAAAAAAAA&#10;APoEAABkcnMvZG93bnJldi54bWxQSwUGAAAAAAQABADzAAAACAYAAAAA&#10;" fillcolor="white [3201]" strokeweight=".5pt">
                <v:path arrowok="t"/>
                <v:textbox>
                  <w:txbxContent>
                    <w:p w14:paraId="69E4526B" w14:textId="77777777" w:rsidR="00FA4E14" w:rsidRDefault="00FA4E14">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143" w:name="_Toc519240343"/>
      <w:r w:rsidRPr="009C1193">
        <w:t>Negative Analyzer</w:t>
      </w:r>
      <w:r w:rsidR="00E1132B" w:rsidRPr="009C1193">
        <w:t>:</w:t>
      </w:r>
      <w:bookmarkEnd w:id="143"/>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FA4E14" w:rsidRDefault="00FA4E14">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8"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T7ogIAANYFAAAOAAAAZHJzL2Uyb0RvYy54bWysVFtP2zAUfp+0/2D5faQppUDVFHUgpkkV&#10;oMHEs+vYrYXj49luk+7Xc+wkpVxemPaS2D7fuX3nMr1oKk22wnkFpqD50YASYTiUyqwK+vvh+tsZ&#10;JT4wUzINRhR0Jzy9mH39Mq3tRAxhDboUjqAR4ye1Leg6BDvJMs/XomL+CKwwKJTgKhbw6lZZ6ViN&#10;1iudDQeDcVaDK60DLrzH16tWSGfJvpSCh1spvQhEFxRjC+nr0ncZv9lsyiYrx+xa8S4M9g9RVEwZ&#10;dLo3dcUCIxun3pmqFHfgQYYjDlUGUiouUg6YTT54k839mlmRckFyvN3T5P+fWX6zvXNElQU9P6XE&#10;sApr9CCaQL5DQ/AJ+amtnyDs3iIwNPiOdU65ersA/uQRkh1gWgWP6MhHI10V/5gpQUUswW5Pe3TD&#10;o7Wz49PxOYo4yvJRno8HJ9Fx9qJunQ8/BFQkHgrqsK4pBLZd+NBCe0j05kGr8lppnS6xl8SldmTL&#10;sAt0yDvjr1DakLqg4+OTQZvboYVoeq+/1Iw/vbeAwWoT3YnUdV1YkZeWinQKOy0iRptfQiLriZEP&#10;YmScC7OPM6EjSmJGn1Hs8C9RfUa5zQM1kmcwYa9cKQOuZek1teVTT61s8V1n+DbvSEFolk1qt+Nh&#10;31tLKHfYWg7a4fSWXyskfMF8uGMOpxE7AzdMuMWP1IBVgu5EyRrc34/eIx6HBKWU1DjdBfV/NswJ&#10;SvRPg+Nzno9GcR2ky+jkdIgXdyhZHkrMproEbJ0cd5nl6RjxQfdH6aB6xEU0j15RxAxH3wUN/fEy&#10;tDsHFxkX83kC4QKwLCzMveX9RMVGe2gembNdoweckRvo9wCbvOn3FhsLZGC+CSBVGoZIdMtqVwBc&#10;HmmcukUXt9PhPaFe1vHsGQAA//8DAFBLAwQUAAYACAAAACEATvVpBeIAAAAKAQAADwAAAGRycy9k&#10;b3ducmV2LnhtbEyPwU7DMBBE70j8g7VI3KiTQEIJ2VQVAgkJ5dAURI9u7MRR43UUu234e9wTHFfz&#10;NPO2WM1mYCc1ud4SQryIgClqrOypQ/jcvt0tgTkvSIrBkkL4UQ5W5fVVIXJpz7RRp9p3LJSQywWC&#10;9n7MOXeNVka4hR0Vhay1kxE+nFPH5STOodwMPImijBvRU1jQYlQvWjWH+mgQZNtuD6l+bzcf3+3u&#10;q3qt1ru6Qry9mdfPwLya/R8MF/2gDmVw2tsjSccGhPQxfgoowkOUAAvAMovvge0RkixJgZcF//9C&#10;+QsAAP//AwBQSwECLQAUAAYACAAAACEAtoM4kv4AAADhAQAAEwAAAAAAAAAAAAAAAAAAAAAAW0Nv&#10;bnRlbnRfVHlwZXNdLnhtbFBLAQItABQABgAIAAAAIQA4/SH/1gAAAJQBAAALAAAAAAAAAAAAAAAA&#10;AC8BAABfcmVscy8ucmVsc1BLAQItABQABgAIAAAAIQCXCQT7ogIAANYFAAAOAAAAAAAAAAAAAAAA&#10;AC4CAABkcnMvZTJvRG9jLnhtbFBLAQItABQABgAIAAAAIQBO9WkF4gAAAAoBAAAPAAAAAAAAAAAA&#10;AAAAAPwEAABkcnMvZG93bnJldi54bWxQSwUGAAAAAAQABADzAAAACwYAAAAA&#10;" fillcolor="white [3201]" strokeweight=".5pt">
                <v:path arrowok="t"/>
                <v:textbox>
                  <w:txbxContent>
                    <w:p w14:paraId="24FD05E1" w14:textId="77777777" w:rsidR="00FA4E14" w:rsidRDefault="00FA4E14">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144" w:name="_Toc519240344"/>
      <w:r w:rsidRPr="009C1193">
        <w:t>Data Analysis</w:t>
      </w:r>
      <w:r>
        <w:t>:</w:t>
      </w:r>
      <w:bookmarkEnd w:id="144"/>
    </w:p>
    <w:p w14:paraId="4DA3518D" w14:textId="77777777" w:rsidR="009C1193" w:rsidRPr="009C1193" w:rsidRDefault="009C1193">
      <w:pPr>
        <w:rPr>
          <w:b/>
        </w:rPr>
      </w:pPr>
    </w:p>
    <w:p w14:paraId="0D7C7987" w14:textId="66714B8F"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w:t>
      </w:r>
      <w:proofErr w:type="gramStart"/>
      <w:r w:rsidR="008F785B">
        <w:t>the ,currently</w:t>
      </w:r>
      <w:proofErr w:type="gramEnd"/>
      <w:r w:rsidR="008F785B">
        <w:t xml:space="preserve"> unknown,  calculated </w:t>
      </w:r>
      <w:del w:id="145" w:author="Savara, Aditya Ashi" w:date="2021-09-26T12:23:00Z">
        <w:r w:rsidR="008F785B" w:rsidDel="00A141DF">
          <w:delText xml:space="preserve">signals </w:delText>
        </w:r>
      </w:del>
      <w:ins w:id="146" w:author="Savara, Aditya Ashi" w:date="2021-09-26T12:23:00Z">
        <w:r w:rsidR="00A141DF">
          <w:t>concentrations</w:t>
        </w:r>
        <w:r w:rsidR="00A141DF">
          <w:t xml:space="preserve"> </w:t>
        </w:r>
      </w:ins>
      <w:r w:rsidR="008F785B">
        <w:t xml:space="preserve">relative to CO. The point of the data analysis section is to solve this system of equations. </w:t>
      </w:r>
    </w:p>
    <w:p w14:paraId="18F06938" w14:textId="47319B1F" w:rsidR="003F48A1" w:rsidRPr="003C2A1E" w:rsidRDefault="003F48A1" w:rsidP="003F48A1">
      <w:pPr>
        <w:rPr>
          <w:ins w:id="147" w:author="Rogers, Alexander M." w:date="2018-10-15T15:57:00Z"/>
        </w:rPr>
      </w:pPr>
      <w:ins w:id="148" w:author="Rogers, Alexander M." w:date="2018-10-15T15:57:00Z">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FA4E14" w:rsidRDefault="00FA4E14"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09552"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FA4E14" w:rsidRDefault="00FA4E14"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6DADEF99" w:rsidR="00FA4E14" w:rsidRDefault="00FA4E14" w:rsidP="003F48A1">
                              <w:pPr>
                                <w:jc w:val="center"/>
                              </w:pPr>
                              <w:del w:id="149" w:author="Savara, Aditya Ashi" w:date="2021-09-26T12:23:00Z">
                                <w:r w:rsidDel="000D736C">
                                  <w:delText xml:space="preserve">Signal </w:delText>
                                </w:r>
                              </w:del>
                              <w:ins w:id="150" w:author="Savara, Aditya Ashi" w:date="2021-09-26T12:23:00Z">
                                <w:r w:rsidR="000D736C">
                                  <w:t>Concentration</w:t>
                                </w:r>
                                <w:r w:rsidR="000D736C">
                                  <w:t xml:space="preserve"> </w:t>
                                </w:r>
                              </w:ins>
                              <w:r>
                                <w:t>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C83420" id="_x0000_t202" coordsize="21600,21600" o:spt="202" path="m,l,21600r21600,l21600,xe">
                  <v:stroke joinstyle="miter"/>
                  <v:path gradientshapeok="t" o:connecttype="rect"/>
                </v:shapetype>
                <v:shape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IJQIAACUEAAAOAAAAZHJzL2Uyb0RvYy54bWysU9uO2yAQfa/Uf0C8N3ayTnZjxVlts01V&#10;aXuRdvsBGOMYFRgKJHb69R1wkkbbt6p+QOCZOZw5Z1jdD1qRg3BegqnodJJTIgyHRppdRb+/bN/d&#10;UeIDMw1TYERFj8LT+/XbN6velmIGHahGOIIgxpe9rWgXgi2zzPNOaOYnYIXBYAtOs4BHt8sax3pE&#10;1yqb5fki68E11gEX3uPfxzFI1wm/bQUPX9vWi0BURZFbSKtLax3XbL1i5c4x20l+osH+gYVm0uCl&#10;F6hHFhjZO/kXlJbcgYc2TDjoDNpWcpF6wG6m+atunjtmReoFxfH2IpP/f7D8y+GbI7Kp6HxJiWEa&#10;PXoRQyDvYSCzKE9vfYlZzxbzwoC/0ebUqrdPwH94YmDTMbMTD85B3wnWIL1prMyuSkccH0Hq/jM0&#10;eA3bB0hAQ+t01A7VIIiONh0v1kQqPF6Z3y5uZnNKOMamRV4sZsm8jJXncut8+ChAk7ipqEPvEzw7&#10;PPkQ6bDynBJv86Bks5VKpYPb1RvlyIHhnGzTlzp4laYM6Su6nCORWGUg1qcR0jLgHCupK3qXx2+c&#10;rCjHB9OklMCkGvfIRJmTPlGSUZww1ENy4qY4615Dc0TFHIxzi+8MNx24X5T0OLMV9T/3zAlK1CeD&#10;qi+nRRGHPB2K+S1KRNx1pL6OMMMRqqKBknG7CelhJD3sA7qzlUm3aOPI5MQZZzHJeXo3cdivzynr&#10;z+te/wYAAP//AwBQSwMEFAAGAAgAAAAhAKgaL8nfAAAACwEAAA8AAABkcnMvZG93bnJldi54bWxM&#10;j81OwzAQhO9IvIO1SNyoAyVpFOJUFRUXDkgUJDi68SaO8J9sNw1vz3KC245mNPtNu12sYTPGNHkn&#10;4HZVAEPXezW5UcD729NNDSxl6ZQ03qGAb0yw7S4vWtkof3avOB/yyKjEpUYK0DmHhvPUa7QyrXxA&#10;R97go5WZZBy5ivJM5dbwu6KouJWTow9aBnzU2H8dTlbAh9WT2seXz0GZef887MqwxCDE9dWyewCW&#10;ccl/YfjFJ3ToiOnoT04lZgSsq4q2ZDLqTQmMEuW6pOMo4L6oN8C7lv/f0P0AAAD//wMAUEsBAi0A&#10;FAAGAAgAAAAhALaDOJL+AAAA4QEAABMAAAAAAAAAAAAAAAAAAAAAAFtDb250ZW50X1R5cGVzXS54&#10;bWxQSwECLQAUAAYACAAAACEAOP0h/9YAAACUAQAACwAAAAAAAAAAAAAAAAAvAQAAX3JlbHMvLnJl&#10;bHNQSwECLQAUAAYACAAAACEAP6c2iCUCAAAlBAAADgAAAAAAAAAAAAAAAAAuAgAAZHJzL2Uyb0Rv&#10;Yy54bWxQSwECLQAUAAYACAAAACEAqBovyd8AAAALAQAADwAAAAAAAAAAAAAAAAB/BAAAZHJzL2Rv&#10;d25yZXYueG1sUEsFBgAAAAAEAAQA8wAAAIsFAAAAAA==&#10;" stroked="f">
                  <v:textbox style="mso-fit-shape-to-text:t">
                    <w:txbxContent>
                      <w:p w14:paraId="3A2EE3E3" w14:textId="6DADEF99" w:rsidR="00FA4E14" w:rsidRDefault="00FA4E14" w:rsidP="003F48A1">
                        <w:pPr>
                          <w:jc w:val="center"/>
                        </w:pPr>
                        <w:del w:id="151" w:author="Savara, Aditya Ashi" w:date="2021-09-26T12:23:00Z">
                          <w:r w:rsidDel="000D736C">
                            <w:delText xml:space="preserve">Signal </w:delText>
                          </w:r>
                        </w:del>
                        <w:ins w:id="152" w:author="Savara, Aditya Ashi" w:date="2021-09-26T12:23:00Z">
                          <w:r w:rsidR="000D736C">
                            <w:t>Concentration</w:t>
                          </w:r>
                          <w:r w:rsidR="000D736C">
                            <w:t xml:space="preserve"> </w:t>
                          </w:r>
                        </w:ins>
                        <w:r>
                          <w:t>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FA4E14" w:rsidRPr="00BD389E" w:rsidRDefault="00FA4E14">
                              <w:pPr>
                                <w:jc w:val="both"/>
                                <w:rPr>
                                  <w:sz w:val="24"/>
                                </w:rPr>
                                <w:pPrChange w:id="153"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FA4E14" w:rsidRPr="00BD389E" w:rsidRDefault="00FA4E14">
                        <w:pPr>
                          <w:jc w:val="both"/>
                          <w:rPr>
                            <w:sz w:val="24"/>
                          </w:rPr>
                          <w:pPrChange w:id="131" w:author="Rogers, Alexander M." w:date="2018-10-15T15:57:00Z">
                            <w:pPr/>
                          </w:pPrChange>
                        </w:pPr>
                        <w:r w:rsidRPr="00BD389E">
                          <w:rPr>
                            <w:sz w:val="24"/>
                          </w:rPr>
                          <w:t>C = Correction Value</w:t>
                        </w:r>
                      </w:p>
                    </w:txbxContent>
                  </v:textbox>
                </v:shape>
              </w:pict>
            </mc:Fallback>
          </mc:AlternateContent>
        </w:r>
      </w:ins>
    </w:p>
    <w:p w14:paraId="5A01425D" w14:textId="77777777" w:rsidR="003F48A1" w:rsidRPr="003F48A1" w:rsidRDefault="00EC488F" w:rsidP="003F48A1">
      <w:pPr>
        <w:rPr>
          <w:ins w:id="154" w:author="Rogers, Alexander M." w:date="2018-10-15T15:57:00Z"/>
          <w:sz w:val="28"/>
        </w:rPr>
      </w:pPr>
      <m:oMathPara>
        <m:oMathParaPr>
          <m:jc m:val="left"/>
        </m:oMathParaPr>
        <m:oMath>
          <m:d>
            <m:dPr>
              <m:begChr m:val="["/>
              <m:endChr m:val="]"/>
              <m:ctrlPr>
                <w:ins w:id="155" w:author="Rogers, Alexander M." w:date="2018-10-15T15:57:00Z">
                  <w:rPr>
                    <w:rFonts w:ascii="Cambria Math" w:hAnsi="Cambria Math"/>
                    <w:i/>
                    <w:sz w:val="28"/>
                  </w:rPr>
                </w:ins>
              </m:ctrlPr>
            </m:dPr>
            <m:e>
              <m:m>
                <m:mPr>
                  <m:mcs>
                    <m:mc>
                      <m:mcPr>
                        <m:count m:val="3"/>
                        <m:mcJc m:val="center"/>
                      </m:mcPr>
                    </m:mc>
                  </m:mcs>
                  <m:ctrlPr>
                    <w:ins w:id="156" w:author="Rogers, Alexander M." w:date="2018-10-15T15:57:00Z">
                      <w:rPr>
                        <w:rFonts w:ascii="Cambria Math" w:hAnsi="Cambria Math"/>
                        <w:i/>
                        <w:sz w:val="28"/>
                      </w:rPr>
                    </w:ins>
                  </m:ctrlPr>
                </m:mPr>
                <m:mr>
                  <m:e>
                    <m:sSup>
                      <m:sSupPr>
                        <m:ctrlPr>
                          <w:ins w:id="157" w:author="Rogers, Alexander M." w:date="2018-10-15T15:57:00Z">
                            <w:rPr>
                              <w:rFonts w:ascii="Cambria Math" w:hAnsi="Cambria Math"/>
                              <w:i/>
                              <w:sz w:val="28"/>
                            </w:rPr>
                          </w:ins>
                        </m:ctrlPr>
                      </m:sSupPr>
                      <m:e>
                        <m:sSub>
                          <m:sSubPr>
                            <m:ctrlPr>
                              <w:ins w:id="158" w:author="Rogers, Alexander M." w:date="2018-10-15T15:57:00Z">
                                <w:rPr>
                                  <w:rFonts w:ascii="Cambria Math" w:hAnsi="Cambria Math"/>
                                  <w:i/>
                                  <w:sz w:val="28"/>
                                </w:rPr>
                              </w:ins>
                            </m:ctrlPr>
                          </m:sSubPr>
                          <m:e>
                            <m:r>
                              <w:ins w:id="159" w:author="Rogers, Alexander M." w:date="2018-10-15T15:57:00Z">
                                <w:rPr>
                                  <w:rFonts w:ascii="Cambria Math" w:hAnsi="Cambria Math"/>
                                  <w:sz w:val="28"/>
                                </w:rPr>
                                <m:t>C</m:t>
                              </w:ins>
                            </m:r>
                          </m:e>
                          <m:sub>
                            <m:r>
                              <w:ins w:id="160" w:author="Rogers, Alexander M." w:date="2018-10-15T15:57:00Z">
                                <w:rPr>
                                  <w:rFonts w:ascii="Cambria Math" w:hAnsi="Cambria Math"/>
                                  <w:sz w:val="28"/>
                                </w:rPr>
                                <m:t>x-m12</m:t>
                              </w:ins>
                            </m:r>
                          </m:sub>
                        </m:sSub>
                      </m:e>
                      <m:sup>
                        <m:r>
                          <w:ins w:id="161" w:author="Rogers, Alexander M." w:date="2018-10-15T15:57:00Z">
                            <w:rPr>
                              <w:rFonts w:ascii="Cambria Math" w:hAnsi="Cambria Math"/>
                              <w:sz w:val="28"/>
                            </w:rPr>
                            <m:t>-1</m:t>
                          </w:ins>
                        </m:r>
                      </m:sup>
                    </m:sSup>
                    <m:ctrlPr>
                      <w:ins w:id="162" w:author="Rogers, Alexander M." w:date="2018-10-15T15:57:00Z">
                        <w:rPr>
                          <w:rFonts w:ascii="Cambria Math" w:eastAsia="Cambria Math" w:hAnsi="Cambria Math" w:cs="Cambria Math"/>
                          <w:i/>
                          <w:sz w:val="28"/>
                        </w:rPr>
                      </w:ins>
                    </m:ctrlPr>
                  </m:e>
                  <m:e>
                    <m:sSup>
                      <m:sSupPr>
                        <m:ctrlPr>
                          <w:ins w:id="163" w:author="Rogers, Alexander M." w:date="2018-10-15T15:57:00Z">
                            <w:rPr>
                              <w:rFonts w:ascii="Cambria Math" w:eastAsia="Cambria Math" w:hAnsi="Cambria Math" w:cs="Cambria Math"/>
                              <w:i/>
                              <w:sz w:val="28"/>
                            </w:rPr>
                          </w:ins>
                        </m:ctrlPr>
                      </m:sSupPr>
                      <m:e>
                        <m:sSub>
                          <m:sSubPr>
                            <m:ctrlPr>
                              <w:ins w:id="164" w:author="Rogers, Alexander M." w:date="2018-10-15T15:57:00Z">
                                <w:rPr>
                                  <w:rFonts w:ascii="Cambria Math" w:eastAsia="Cambria Math" w:hAnsi="Cambria Math" w:cs="Cambria Math"/>
                                  <w:i/>
                                  <w:sz w:val="28"/>
                                </w:rPr>
                              </w:ins>
                            </m:ctrlPr>
                          </m:sSubPr>
                          <m:e>
                            <m:r>
                              <w:ins w:id="165" w:author="Rogers, Alexander M." w:date="2018-10-15T15:57:00Z">
                                <w:rPr>
                                  <w:rFonts w:ascii="Cambria Math" w:eastAsia="Cambria Math" w:hAnsi="Cambria Math" w:cs="Cambria Math"/>
                                  <w:sz w:val="28"/>
                                </w:rPr>
                                <m:t>C</m:t>
                              </w:ins>
                            </m:r>
                          </m:e>
                          <m:sub>
                            <m:r>
                              <w:ins w:id="166" w:author="Rogers, Alexander M." w:date="2018-10-15T15:57:00Z">
                                <w:rPr>
                                  <w:rFonts w:ascii="Cambria Math" w:eastAsia="Cambria Math" w:hAnsi="Cambria Math" w:cs="Cambria Math"/>
                                  <w:sz w:val="28"/>
                                </w:rPr>
                                <m:t>y-m12</m:t>
                              </w:ins>
                            </m:r>
                          </m:sub>
                        </m:sSub>
                      </m:e>
                      <m:sup>
                        <m:r>
                          <w:ins w:id="167" w:author="Rogers, Alexander M." w:date="2018-10-15T15:57:00Z">
                            <w:rPr>
                              <w:rFonts w:ascii="Cambria Math" w:eastAsia="Cambria Math" w:hAnsi="Cambria Math" w:cs="Cambria Math"/>
                              <w:sz w:val="28"/>
                            </w:rPr>
                            <m:t>-1</m:t>
                          </w:ins>
                        </m:r>
                      </m:sup>
                    </m:sSup>
                    <m:ctrlPr>
                      <w:ins w:id="168" w:author="Rogers, Alexander M." w:date="2018-10-15T15:57:00Z">
                        <w:rPr>
                          <w:rFonts w:ascii="Cambria Math" w:eastAsia="Cambria Math" w:hAnsi="Cambria Math" w:cs="Cambria Math"/>
                          <w:i/>
                          <w:sz w:val="28"/>
                        </w:rPr>
                      </w:ins>
                    </m:ctrlPr>
                  </m:e>
                  <m:e>
                    <m:sSup>
                      <m:sSupPr>
                        <m:ctrlPr>
                          <w:ins w:id="169" w:author="Rogers, Alexander M." w:date="2018-10-15T15:57:00Z">
                            <w:rPr>
                              <w:rFonts w:ascii="Cambria Math" w:eastAsia="Cambria Math" w:hAnsi="Cambria Math" w:cs="Cambria Math"/>
                              <w:i/>
                              <w:sz w:val="28"/>
                            </w:rPr>
                          </w:ins>
                        </m:ctrlPr>
                      </m:sSupPr>
                      <m:e>
                        <m:sSub>
                          <m:sSubPr>
                            <m:ctrlPr>
                              <w:ins w:id="170" w:author="Rogers, Alexander M." w:date="2018-10-15T15:57:00Z">
                                <w:rPr>
                                  <w:rFonts w:ascii="Cambria Math" w:eastAsia="Cambria Math" w:hAnsi="Cambria Math" w:cs="Cambria Math"/>
                                  <w:i/>
                                  <w:sz w:val="28"/>
                                </w:rPr>
                              </w:ins>
                            </m:ctrlPr>
                          </m:sSubPr>
                          <m:e>
                            <m:r>
                              <w:ins w:id="171" w:author="Rogers, Alexander M." w:date="2018-10-15T15:57:00Z">
                                <w:rPr>
                                  <w:rFonts w:ascii="Cambria Math" w:eastAsia="Cambria Math" w:hAnsi="Cambria Math" w:cs="Cambria Math"/>
                                  <w:sz w:val="28"/>
                                </w:rPr>
                                <m:t>C</m:t>
                              </w:ins>
                            </m:r>
                          </m:e>
                          <m:sub>
                            <m:r>
                              <w:ins w:id="172" w:author="Rogers, Alexander M." w:date="2018-10-15T15:57:00Z">
                                <w:rPr>
                                  <w:rFonts w:ascii="Cambria Math" w:eastAsia="Cambria Math" w:hAnsi="Cambria Math" w:cs="Cambria Math"/>
                                  <w:sz w:val="28"/>
                                </w:rPr>
                                <m:t>z-m12</m:t>
                              </w:ins>
                            </m:r>
                          </m:sub>
                        </m:sSub>
                      </m:e>
                      <m:sup>
                        <m:r>
                          <w:ins w:id="173" w:author="Rogers, Alexander M." w:date="2018-10-15T15:57:00Z">
                            <w:rPr>
                              <w:rFonts w:ascii="Cambria Math" w:eastAsia="Cambria Math" w:hAnsi="Cambria Math" w:cs="Cambria Math"/>
                              <w:sz w:val="28"/>
                            </w:rPr>
                            <m:t>-1</m:t>
                          </w:ins>
                        </m:r>
                      </m:sup>
                    </m:sSup>
                    <m:ctrlPr>
                      <w:ins w:id="174" w:author="Rogers, Alexander M." w:date="2018-10-15T15:57:00Z">
                        <w:rPr>
                          <w:rFonts w:ascii="Cambria Math" w:eastAsia="Cambria Math" w:hAnsi="Cambria Math" w:cs="Cambria Math"/>
                          <w:i/>
                          <w:sz w:val="28"/>
                        </w:rPr>
                      </w:ins>
                    </m:ctrlPr>
                  </m:e>
                </m:mr>
                <m:mr>
                  <m:e>
                    <m:sSup>
                      <m:sSupPr>
                        <m:ctrlPr>
                          <w:ins w:id="175" w:author="Rogers, Alexander M." w:date="2018-10-15T15:57:00Z">
                            <w:rPr>
                              <w:rFonts w:ascii="Cambria Math" w:eastAsia="Cambria Math" w:hAnsi="Cambria Math" w:cs="Cambria Math"/>
                              <w:i/>
                              <w:sz w:val="28"/>
                            </w:rPr>
                          </w:ins>
                        </m:ctrlPr>
                      </m:sSupPr>
                      <m:e>
                        <m:sSub>
                          <m:sSubPr>
                            <m:ctrlPr>
                              <w:ins w:id="176" w:author="Rogers, Alexander M." w:date="2018-10-15T15:57:00Z">
                                <w:rPr>
                                  <w:rFonts w:ascii="Cambria Math" w:eastAsia="Cambria Math" w:hAnsi="Cambria Math" w:cs="Cambria Math"/>
                                  <w:i/>
                                  <w:sz w:val="28"/>
                                </w:rPr>
                              </w:ins>
                            </m:ctrlPr>
                          </m:sSubPr>
                          <m:e>
                            <m:r>
                              <w:ins w:id="177" w:author="Rogers, Alexander M." w:date="2018-10-15T15:57:00Z">
                                <w:rPr>
                                  <w:rFonts w:ascii="Cambria Math" w:eastAsia="Cambria Math" w:hAnsi="Cambria Math" w:cs="Cambria Math"/>
                                  <w:sz w:val="28"/>
                                </w:rPr>
                                <m:t>C</m:t>
                              </w:ins>
                            </m:r>
                          </m:e>
                          <m:sub>
                            <m:r>
                              <w:ins w:id="178" w:author="Rogers, Alexander M." w:date="2018-10-15T15:57:00Z">
                                <w:rPr>
                                  <w:rFonts w:ascii="Cambria Math" w:eastAsia="Cambria Math" w:hAnsi="Cambria Math" w:cs="Cambria Math"/>
                                  <w:sz w:val="28"/>
                                </w:rPr>
                                <m:t>x-m13</m:t>
                              </w:ins>
                            </m:r>
                          </m:sub>
                        </m:sSub>
                      </m:e>
                      <m:sup>
                        <m:r>
                          <w:ins w:id="179" w:author="Rogers, Alexander M." w:date="2018-10-15T15:57:00Z">
                            <w:rPr>
                              <w:rFonts w:ascii="Cambria Math" w:eastAsia="Cambria Math" w:hAnsi="Cambria Math" w:cs="Cambria Math"/>
                              <w:sz w:val="28"/>
                            </w:rPr>
                            <m:t>-1</m:t>
                          </w:ins>
                        </m:r>
                      </m:sup>
                    </m:sSup>
                  </m:e>
                  <m:e>
                    <m:sSup>
                      <m:sSupPr>
                        <m:ctrlPr>
                          <w:ins w:id="180" w:author="Rogers, Alexander M." w:date="2018-10-15T15:57:00Z">
                            <w:rPr>
                              <w:rFonts w:ascii="Cambria Math" w:hAnsi="Cambria Math"/>
                              <w:i/>
                              <w:sz w:val="28"/>
                            </w:rPr>
                          </w:ins>
                        </m:ctrlPr>
                      </m:sSupPr>
                      <m:e>
                        <m:sSub>
                          <m:sSubPr>
                            <m:ctrlPr>
                              <w:ins w:id="181" w:author="Rogers, Alexander M." w:date="2018-10-15T15:57:00Z">
                                <w:rPr>
                                  <w:rFonts w:ascii="Cambria Math" w:hAnsi="Cambria Math"/>
                                  <w:i/>
                                  <w:sz w:val="28"/>
                                </w:rPr>
                              </w:ins>
                            </m:ctrlPr>
                          </m:sSubPr>
                          <m:e>
                            <m:r>
                              <w:ins w:id="182" w:author="Rogers, Alexander M." w:date="2018-10-15T15:57:00Z">
                                <w:rPr>
                                  <w:rFonts w:ascii="Cambria Math" w:hAnsi="Cambria Math"/>
                                  <w:sz w:val="28"/>
                                </w:rPr>
                                <m:t>C</m:t>
                              </w:ins>
                            </m:r>
                          </m:e>
                          <m:sub>
                            <m:r>
                              <w:ins w:id="183" w:author="Rogers, Alexander M." w:date="2018-10-15T15:57:00Z">
                                <w:rPr>
                                  <w:rFonts w:ascii="Cambria Math" w:hAnsi="Cambria Math"/>
                                  <w:sz w:val="28"/>
                                </w:rPr>
                                <m:t>y-m13</m:t>
                              </w:ins>
                            </m:r>
                          </m:sub>
                        </m:sSub>
                      </m:e>
                      <m:sup>
                        <m:r>
                          <w:ins w:id="184" w:author="Rogers, Alexander M." w:date="2018-10-15T15:57:00Z">
                            <w:rPr>
                              <w:rFonts w:ascii="Cambria Math" w:hAnsi="Cambria Math"/>
                              <w:sz w:val="28"/>
                            </w:rPr>
                            <m:t>-1</m:t>
                          </w:ins>
                        </m:r>
                      </m:sup>
                    </m:sSup>
                    <m:ctrlPr>
                      <w:ins w:id="185" w:author="Rogers, Alexander M." w:date="2018-10-15T15:57:00Z">
                        <w:rPr>
                          <w:rFonts w:ascii="Cambria Math" w:eastAsia="Cambria Math" w:hAnsi="Cambria Math" w:cs="Cambria Math"/>
                          <w:i/>
                          <w:sz w:val="28"/>
                        </w:rPr>
                      </w:ins>
                    </m:ctrlPr>
                  </m:e>
                  <m:e>
                    <m:sSup>
                      <m:sSupPr>
                        <m:ctrlPr>
                          <w:ins w:id="186" w:author="Rogers, Alexander M." w:date="2018-10-15T15:57:00Z">
                            <w:rPr>
                              <w:rFonts w:ascii="Cambria Math" w:eastAsia="Cambria Math" w:hAnsi="Cambria Math" w:cs="Cambria Math"/>
                              <w:i/>
                              <w:sz w:val="28"/>
                            </w:rPr>
                          </w:ins>
                        </m:ctrlPr>
                      </m:sSupPr>
                      <m:e>
                        <m:sSub>
                          <m:sSubPr>
                            <m:ctrlPr>
                              <w:ins w:id="187" w:author="Rogers, Alexander M." w:date="2018-10-15T15:57:00Z">
                                <w:rPr>
                                  <w:rFonts w:ascii="Cambria Math" w:eastAsia="Cambria Math" w:hAnsi="Cambria Math" w:cs="Cambria Math"/>
                                  <w:i/>
                                  <w:sz w:val="28"/>
                                </w:rPr>
                              </w:ins>
                            </m:ctrlPr>
                          </m:sSubPr>
                          <m:e>
                            <m:r>
                              <w:ins w:id="188" w:author="Rogers, Alexander M." w:date="2018-10-15T15:57:00Z">
                                <w:rPr>
                                  <w:rFonts w:ascii="Cambria Math" w:eastAsia="Cambria Math" w:hAnsi="Cambria Math" w:cs="Cambria Math"/>
                                  <w:sz w:val="28"/>
                                </w:rPr>
                                <m:t>C</m:t>
                              </w:ins>
                            </m:r>
                          </m:e>
                          <m:sub>
                            <m:r>
                              <w:ins w:id="189" w:author="Rogers, Alexander M." w:date="2018-10-15T15:57:00Z">
                                <w:rPr>
                                  <w:rFonts w:ascii="Cambria Math" w:eastAsia="Cambria Math" w:hAnsi="Cambria Math" w:cs="Cambria Math"/>
                                  <w:sz w:val="28"/>
                                </w:rPr>
                                <m:t>z-m13</m:t>
                              </w:ins>
                            </m:r>
                          </m:sub>
                        </m:sSub>
                      </m:e>
                      <m:sup>
                        <m:r>
                          <w:ins w:id="190" w:author="Rogers, Alexander M." w:date="2018-10-15T15:57:00Z">
                            <w:rPr>
                              <w:rFonts w:ascii="Cambria Math" w:eastAsia="Cambria Math" w:hAnsi="Cambria Math" w:cs="Cambria Math"/>
                              <w:sz w:val="28"/>
                            </w:rPr>
                            <m:t>-1</m:t>
                          </w:ins>
                        </m:r>
                      </m:sup>
                    </m:sSup>
                  </m:e>
                </m:mr>
                <m:mr>
                  <m:e>
                    <m:sSup>
                      <m:sSupPr>
                        <m:ctrlPr>
                          <w:ins w:id="191" w:author="Rogers, Alexander M." w:date="2018-10-15T15:57:00Z">
                            <w:rPr>
                              <w:rFonts w:ascii="Cambria Math" w:hAnsi="Cambria Math"/>
                              <w:i/>
                              <w:sz w:val="28"/>
                            </w:rPr>
                          </w:ins>
                        </m:ctrlPr>
                      </m:sSupPr>
                      <m:e>
                        <m:sSub>
                          <m:sSubPr>
                            <m:ctrlPr>
                              <w:ins w:id="192" w:author="Rogers, Alexander M." w:date="2018-10-15T15:57:00Z">
                                <w:rPr>
                                  <w:rFonts w:ascii="Cambria Math" w:hAnsi="Cambria Math"/>
                                  <w:i/>
                                  <w:sz w:val="28"/>
                                </w:rPr>
                              </w:ins>
                            </m:ctrlPr>
                          </m:sSubPr>
                          <m:e>
                            <m:r>
                              <w:ins w:id="193" w:author="Rogers, Alexander M." w:date="2018-10-15T15:57:00Z">
                                <w:rPr>
                                  <w:rFonts w:ascii="Cambria Math" w:hAnsi="Cambria Math"/>
                                  <w:sz w:val="28"/>
                                </w:rPr>
                                <m:t>C</m:t>
                              </w:ins>
                            </m:r>
                          </m:e>
                          <m:sub>
                            <m:r>
                              <w:ins w:id="194" w:author="Rogers, Alexander M." w:date="2018-10-15T15:57:00Z">
                                <w:rPr>
                                  <w:rFonts w:ascii="Cambria Math" w:hAnsi="Cambria Math"/>
                                  <w:sz w:val="28"/>
                                </w:rPr>
                                <m:t>x-m14</m:t>
                              </w:ins>
                            </m:r>
                          </m:sub>
                        </m:sSub>
                      </m:e>
                      <m:sup>
                        <m:r>
                          <w:ins w:id="195" w:author="Rogers, Alexander M." w:date="2018-10-15T15:57:00Z">
                            <w:rPr>
                              <w:rFonts w:ascii="Cambria Math" w:hAnsi="Cambria Math"/>
                              <w:sz w:val="28"/>
                            </w:rPr>
                            <m:t>-1</m:t>
                          </w:ins>
                        </m:r>
                      </m:sup>
                    </m:sSup>
                  </m:e>
                  <m:e>
                    <m:sSup>
                      <m:sSupPr>
                        <m:ctrlPr>
                          <w:ins w:id="196" w:author="Rogers, Alexander M." w:date="2018-10-15T15:57:00Z">
                            <w:rPr>
                              <w:rFonts w:ascii="Cambria Math" w:hAnsi="Cambria Math"/>
                              <w:i/>
                              <w:sz w:val="28"/>
                            </w:rPr>
                          </w:ins>
                        </m:ctrlPr>
                      </m:sSupPr>
                      <m:e>
                        <m:sSub>
                          <m:sSubPr>
                            <m:ctrlPr>
                              <w:ins w:id="197" w:author="Rogers, Alexander M." w:date="2018-10-15T15:57:00Z">
                                <w:rPr>
                                  <w:rFonts w:ascii="Cambria Math" w:hAnsi="Cambria Math"/>
                                  <w:i/>
                                  <w:sz w:val="28"/>
                                </w:rPr>
                              </w:ins>
                            </m:ctrlPr>
                          </m:sSubPr>
                          <m:e>
                            <m:r>
                              <w:ins w:id="198" w:author="Rogers, Alexander M." w:date="2018-10-15T15:57:00Z">
                                <w:rPr>
                                  <w:rFonts w:ascii="Cambria Math" w:hAnsi="Cambria Math"/>
                                  <w:sz w:val="28"/>
                                </w:rPr>
                                <m:t>C</m:t>
                              </w:ins>
                            </m:r>
                          </m:e>
                          <m:sub>
                            <m:r>
                              <w:ins w:id="199" w:author="Rogers, Alexander M." w:date="2018-10-15T15:57:00Z">
                                <w:rPr>
                                  <w:rFonts w:ascii="Cambria Math" w:hAnsi="Cambria Math"/>
                                  <w:sz w:val="28"/>
                                </w:rPr>
                                <m:t>y-m14</m:t>
                              </w:ins>
                            </m:r>
                          </m:sub>
                        </m:sSub>
                      </m:e>
                      <m:sup>
                        <m:r>
                          <w:ins w:id="200" w:author="Rogers, Alexander M." w:date="2018-10-15T15:57:00Z">
                            <w:rPr>
                              <w:rFonts w:ascii="Cambria Math" w:hAnsi="Cambria Math"/>
                              <w:sz w:val="28"/>
                            </w:rPr>
                            <m:t>-1</m:t>
                          </w:ins>
                        </m:r>
                      </m:sup>
                    </m:sSup>
                    <m:ctrlPr>
                      <w:ins w:id="201" w:author="Rogers, Alexander M." w:date="2018-10-15T15:57:00Z">
                        <w:rPr>
                          <w:rFonts w:ascii="Cambria Math" w:eastAsia="Cambria Math" w:hAnsi="Cambria Math" w:cs="Cambria Math"/>
                          <w:i/>
                          <w:sz w:val="28"/>
                        </w:rPr>
                      </w:ins>
                    </m:ctrlPr>
                  </m:e>
                  <m:e>
                    <m:sSup>
                      <m:sSupPr>
                        <m:ctrlPr>
                          <w:ins w:id="202" w:author="Rogers, Alexander M." w:date="2018-10-15T15:57:00Z">
                            <w:rPr>
                              <w:rFonts w:ascii="Cambria Math" w:eastAsia="Cambria Math" w:hAnsi="Cambria Math" w:cs="Cambria Math"/>
                              <w:i/>
                              <w:sz w:val="28"/>
                            </w:rPr>
                          </w:ins>
                        </m:ctrlPr>
                      </m:sSupPr>
                      <m:e>
                        <m:sSub>
                          <m:sSubPr>
                            <m:ctrlPr>
                              <w:ins w:id="203" w:author="Rogers, Alexander M." w:date="2018-10-15T15:57:00Z">
                                <w:rPr>
                                  <w:rFonts w:ascii="Cambria Math" w:eastAsia="Cambria Math" w:hAnsi="Cambria Math" w:cs="Cambria Math"/>
                                  <w:i/>
                                  <w:sz w:val="28"/>
                                </w:rPr>
                              </w:ins>
                            </m:ctrlPr>
                          </m:sSubPr>
                          <m:e>
                            <m:r>
                              <w:ins w:id="204" w:author="Rogers, Alexander M." w:date="2018-10-15T15:57:00Z">
                                <w:rPr>
                                  <w:rFonts w:ascii="Cambria Math" w:eastAsia="Cambria Math" w:hAnsi="Cambria Math" w:cs="Cambria Math"/>
                                  <w:sz w:val="28"/>
                                </w:rPr>
                                <m:t>C</m:t>
                              </w:ins>
                            </m:r>
                          </m:e>
                          <m:sub>
                            <m:r>
                              <w:ins w:id="205" w:author="Rogers, Alexander M." w:date="2018-10-15T15:57:00Z">
                                <w:rPr>
                                  <w:rFonts w:ascii="Cambria Math" w:eastAsia="Cambria Math" w:hAnsi="Cambria Math" w:cs="Cambria Math"/>
                                  <w:sz w:val="28"/>
                                </w:rPr>
                                <m:t>z-m14</m:t>
                              </w:ins>
                            </m:r>
                          </m:sub>
                        </m:sSub>
                      </m:e>
                      <m:sup>
                        <m:r>
                          <w:ins w:id="206" w:author="Rogers, Alexander M." w:date="2018-10-15T15:57:00Z">
                            <w:rPr>
                              <w:rFonts w:ascii="Cambria Math" w:eastAsia="Cambria Math" w:hAnsi="Cambria Math" w:cs="Cambria Math"/>
                              <w:sz w:val="28"/>
                            </w:rPr>
                            <m:t>-1</m:t>
                          </w:ins>
                        </m:r>
                      </m:sup>
                    </m:sSup>
                  </m:e>
                </m:mr>
              </m:m>
            </m:e>
          </m:d>
          <m:d>
            <m:dPr>
              <m:begChr m:val="["/>
              <m:endChr m:val="]"/>
              <m:ctrlPr>
                <w:ins w:id="207" w:author="Rogers, Alexander M." w:date="2018-10-15T15:57:00Z">
                  <w:rPr>
                    <w:rFonts w:ascii="Cambria Math" w:hAnsi="Cambria Math"/>
                    <w:i/>
                    <w:sz w:val="28"/>
                  </w:rPr>
                </w:ins>
              </m:ctrlPr>
            </m:dPr>
            <m:e>
              <m:m>
                <m:mPr>
                  <m:mcs>
                    <m:mc>
                      <m:mcPr>
                        <m:count m:val="1"/>
                        <m:mcJc m:val="center"/>
                      </m:mcPr>
                    </m:mc>
                  </m:mcs>
                  <m:ctrlPr>
                    <w:ins w:id="208" w:author="Rogers, Alexander M." w:date="2018-10-15T15:57:00Z">
                      <w:rPr>
                        <w:rFonts w:ascii="Cambria Math" w:hAnsi="Cambria Math"/>
                        <w:i/>
                        <w:sz w:val="28"/>
                      </w:rPr>
                    </w:ins>
                  </m:ctrlPr>
                </m:mPr>
                <m:mr>
                  <m:e>
                    <m:r>
                      <w:ins w:id="209" w:author="Rogers, Alexander M." w:date="2018-10-15T15:57:00Z">
                        <w:rPr>
                          <w:rFonts w:ascii="Cambria Math" w:hAnsi="Cambria Math"/>
                          <w:sz w:val="28"/>
                        </w:rPr>
                        <m:t xml:space="preserve"> </m:t>
                      </w:ins>
                    </m:r>
                    <m:sSubSup>
                      <m:sSubSupPr>
                        <m:ctrlPr>
                          <w:ins w:id="210" w:author="Rogers, Alexander M." w:date="2018-10-15T15:57:00Z">
                            <w:rPr>
                              <w:rFonts w:ascii="Cambria Math" w:hAnsi="Cambria Math"/>
                              <w:i/>
                              <w:sz w:val="28"/>
                            </w:rPr>
                          </w:ins>
                        </m:ctrlPr>
                      </m:sSubSupPr>
                      <m:e>
                        <m:r>
                          <w:ins w:id="211" w:author="Rogers, Alexander M." w:date="2018-10-15T15:57:00Z">
                            <w:rPr>
                              <w:rFonts w:ascii="Cambria Math" w:hAnsi="Cambria Math"/>
                              <w:sz w:val="28"/>
                            </w:rPr>
                            <m:t xml:space="preserve"> x</m:t>
                          </w:ins>
                        </m:r>
                      </m:e>
                      <m:sub/>
                      <m:sup/>
                    </m:sSubSup>
                  </m:e>
                </m:mr>
                <m:mr>
                  <m:e>
                    <m:sSubSup>
                      <m:sSubSupPr>
                        <m:ctrlPr>
                          <w:ins w:id="212" w:author="Rogers, Alexander M." w:date="2018-10-15T15:57:00Z">
                            <w:rPr>
                              <w:rFonts w:ascii="Cambria Math" w:hAnsi="Cambria Math"/>
                              <w:i/>
                              <w:sz w:val="28"/>
                            </w:rPr>
                          </w:ins>
                        </m:ctrlPr>
                      </m:sSubSupPr>
                      <m:e>
                        <m:r>
                          <w:ins w:id="213" w:author="Rogers, Alexander M." w:date="2018-10-15T15:57:00Z">
                            <w:rPr>
                              <w:rFonts w:ascii="Cambria Math" w:hAnsi="Cambria Math"/>
                              <w:sz w:val="28"/>
                            </w:rPr>
                            <m:t xml:space="preserve">  y</m:t>
                          </w:ins>
                        </m:r>
                      </m:e>
                      <m:sub/>
                      <m:sup/>
                    </m:sSubSup>
                    <m:ctrlPr>
                      <w:ins w:id="214" w:author="Rogers, Alexander M." w:date="2018-10-15T15:57:00Z">
                        <w:rPr>
                          <w:rFonts w:ascii="Cambria Math" w:eastAsia="Cambria Math" w:hAnsi="Cambria Math" w:cs="Cambria Math"/>
                          <w:i/>
                          <w:sz w:val="28"/>
                        </w:rPr>
                      </w:ins>
                    </m:ctrlPr>
                  </m:e>
                </m:mr>
                <m:mr>
                  <m:e>
                    <m:sSubSup>
                      <m:sSubSupPr>
                        <m:ctrlPr>
                          <w:ins w:id="215" w:author="Rogers, Alexander M." w:date="2018-10-15T15:57:00Z">
                            <w:rPr>
                              <w:rFonts w:ascii="Cambria Math" w:eastAsia="Cambria Math" w:hAnsi="Cambria Math" w:cs="Cambria Math"/>
                              <w:i/>
                              <w:sz w:val="28"/>
                            </w:rPr>
                          </w:ins>
                        </m:ctrlPr>
                      </m:sSubSupPr>
                      <m:e>
                        <m:r>
                          <w:ins w:id="216" w:author="Rogers, Alexander M." w:date="2018-10-15T15:57:00Z">
                            <w:rPr>
                              <w:rFonts w:ascii="Cambria Math" w:eastAsia="Cambria Math" w:hAnsi="Cambria Math" w:cs="Cambria Math"/>
                              <w:sz w:val="28"/>
                            </w:rPr>
                            <m:t xml:space="preserve">  z</m:t>
                          </w:ins>
                        </m:r>
                      </m:e>
                      <m:sub/>
                      <m:sup/>
                    </m:sSubSup>
                  </m:e>
                </m:mr>
              </m:m>
            </m:e>
          </m:d>
          <m:r>
            <w:ins w:id="217" w:author="Rogers, Alexander M." w:date="2018-10-15T15:57:00Z">
              <w:rPr>
                <w:rFonts w:ascii="Cambria Math" w:hAnsi="Cambria Math"/>
                <w:sz w:val="28"/>
              </w:rPr>
              <m:t xml:space="preserve">= </m:t>
            </w:ins>
          </m:r>
          <m:d>
            <m:dPr>
              <m:begChr m:val="["/>
              <m:endChr m:val="]"/>
              <m:ctrlPr>
                <w:ins w:id="218" w:author="Rogers, Alexander M." w:date="2018-10-15T15:57:00Z">
                  <w:rPr>
                    <w:rFonts w:ascii="Cambria Math" w:hAnsi="Cambria Math"/>
                    <w:i/>
                    <w:sz w:val="28"/>
                  </w:rPr>
                </w:ins>
              </m:ctrlPr>
            </m:dPr>
            <m:e>
              <m:m>
                <m:mPr>
                  <m:mcs>
                    <m:mc>
                      <m:mcPr>
                        <m:count m:val="1"/>
                        <m:mcJc m:val="center"/>
                      </m:mcPr>
                    </m:mc>
                  </m:mcs>
                  <m:ctrlPr>
                    <w:ins w:id="219" w:author="Rogers, Alexander M." w:date="2018-10-15T15:57:00Z">
                      <w:rPr>
                        <w:rFonts w:ascii="Cambria Math" w:hAnsi="Cambria Math"/>
                        <w:i/>
                        <w:sz w:val="28"/>
                      </w:rPr>
                    </w:ins>
                  </m:ctrlPr>
                </m:mPr>
                <m:mr>
                  <m:e>
                    <m:sSubSup>
                      <m:sSubSupPr>
                        <m:ctrlPr>
                          <w:ins w:id="220" w:author="Rogers, Alexander M." w:date="2018-10-15T15:57:00Z">
                            <w:rPr>
                              <w:rFonts w:ascii="Cambria Math" w:hAnsi="Cambria Math"/>
                              <w:i/>
                              <w:sz w:val="28"/>
                            </w:rPr>
                          </w:ins>
                        </m:ctrlPr>
                      </m:sSubSupPr>
                      <m:e>
                        <m:r>
                          <w:ins w:id="221" w:author="Rogers, Alexander M." w:date="2018-10-15T15:57:00Z">
                            <w:rPr>
                              <w:rFonts w:ascii="Cambria Math" w:hAnsi="Cambria Math"/>
                              <w:sz w:val="28"/>
                            </w:rPr>
                            <m:t>S</m:t>
                          </w:ins>
                        </m:r>
                      </m:e>
                      <m:sub>
                        <m:r>
                          <w:ins w:id="222" w:author="Rogers, Alexander M." w:date="2018-10-15T15:57:00Z">
                            <w:rPr>
                              <w:rFonts w:ascii="Cambria Math" w:hAnsi="Cambria Math"/>
                              <w:sz w:val="28"/>
                            </w:rPr>
                            <m:t>m12</m:t>
                          </w:ins>
                        </m:r>
                      </m:sub>
                      <m:sup/>
                    </m:sSubSup>
                  </m:e>
                </m:mr>
                <m:mr>
                  <m:e>
                    <m:sSubSup>
                      <m:sSubSupPr>
                        <m:ctrlPr>
                          <w:ins w:id="223" w:author="Rogers, Alexander M." w:date="2018-10-15T15:57:00Z">
                            <w:rPr>
                              <w:rFonts w:ascii="Cambria Math" w:hAnsi="Cambria Math"/>
                              <w:i/>
                              <w:sz w:val="28"/>
                            </w:rPr>
                          </w:ins>
                        </m:ctrlPr>
                      </m:sSubSupPr>
                      <m:e>
                        <m:r>
                          <w:ins w:id="224" w:author="Rogers, Alexander M." w:date="2018-10-15T15:57:00Z">
                            <w:rPr>
                              <w:rFonts w:ascii="Cambria Math" w:hAnsi="Cambria Math"/>
                              <w:sz w:val="28"/>
                            </w:rPr>
                            <m:t>S</m:t>
                          </w:ins>
                        </m:r>
                      </m:e>
                      <m:sub>
                        <m:r>
                          <w:ins w:id="225" w:author="Rogers, Alexander M." w:date="2018-10-15T15:57:00Z">
                            <w:rPr>
                              <w:rFonts w:ascii="Cambria Math" w:hAnsi="Cambria Math"/>
                              <w:sz w:val="28"/>
                            </w:rPr>
                            <m:t>m13</m:t>
                          </w:ins>
                        </m:r>
                      </m:sub>
                      <m:sup/>
                    </m:sSubSup>
                    <m:ctrlPr>
                      <w:ins w:id="226" w:author="Rogers, Alexander M." w:date="2018-10-15T15:57:00Z">
                        <w:rPr>
                          <w:rFonts w:ascii="Cambria Math" w:eastAsia="Cambria Math" w:hAnsi="Cambria Math" w:cs="Cambria Math"/>
                          <w:i/>
                          <w:sz w:val="28"/>
                        </w:rPr>
                      </w:ins>
                    </m:ctrlPr>
                  </m:e>
                </m:mr>
                <m:mr>
                  <m:e>
                    <m:sSubSup>
                      <m:sSubSupPr>
                        <m:ctrlPr>
                          <w:ins w:id="227" w:author="Rogers, Alexander M." w:date="2018-10-15T15:57:00Z">
                            <w:rPr>
                              <w:rFonts w:ascii="Cambria Math" w:eastAsia="Cambria Math" w:hAnsi="Cambria Math" w:cs="Cambria Math"/>
                              <w:i/>
                              <w:sz w:val="28"/>
                            </w:rPr>
                          </w:ins>
                        </m:ctrlPr>
                      </m:sSubSupPr>
                      <m:e>
                        <m:r>
                          <w:ins w:id="228" w:author="Rogers, Alexander M." w:date="2018-10-15T15:57:00Z">
                            <w:rPr>
                              <w:rFonts w:ascii="Cambria Math" w:eastAsia="Cambria Math" w:hAnsi="Cambria Math" w:cs="Cambria Math"/>
                              <w:sz w:val="28"/>
                            </w:rPr>
                            <m:t>S</m:t>
                          </w:ins>
                        </m:r>
                      </m:e>
                      <m:sub>
                        <m:r>
                          <w:ins w:id="229" w:author="Rogers, Alexander M." w:date="2018-10-15T15:57:00Z">
                            <w:rPr>
                              <w:rFonts w:ascii="Cambria Math" w:eastAsia="Cambria Math" w:hAnsi="Cambria Math" w:cs="Cambria Math"/>
                              <w:sz w:val="28"/>
                            </w:rPr>
                            <m:t>m14</m:t>
                          </w:ins>
                        </m:r>
                      </m:sub>
                      <m:sup/>
                    </m:sSubSup>
                  </m:e>
                </m:mr>
              </m:m>
            </m:e>
          </m:d>
        </m:oMath>
      </m:oMathPara>
    </w:p>
    <w:p w14:paraId="7D5BCC63" w14:textId="77777777" w:rsidR="003F48A1" w:rsidRDefault="003F48A1" w:rsidP="003F48A1">
      <w:pPr>
        <w:rPr>
          <w:ins w:id="230" w:author="Rogers, Alexander M." w:date="2018-10-15T15:57:00Z"/>
        </w:rPr>
      </w:pPr>
    </w:p>
    <w:p w14:paraId="7B4ED85A" w14:textId="4D6CE190" w:rsidR="00BA3A58" w:rsidRDefault="00935A1B">
      <w:pPr>
        <w:spacing w:line="480" w:lineRule="auto"/>
        <w:jc w:val="right"/>
        <w:pPrChange w:id="231" w:author="Rogers, Alexander M." w:date="2018-10-15T15:57:00Z">
          <w:pPr>
            <w:spacing w:line="480" w:lineRule="auto"/>
          </w:pPr>
        </w:pPrChange>
      </w:pPr>
      <w:del w:id="232"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EC488F"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w:t>
      </w:r>
      <w:proofErr w:type="spellStart"/>
      <w:r>
        <w:rPr>
          <w:rFonts w:cstheme="minorHAnsi"/>
        </w:rPr>
        <w:t>doi</w:t>
      </w:r>
      <w:proofErr w:type="spellEnd"/>
      <w:r>
        <w:rPr>
          <w:rFonts w:cstheme="minorHAnsi"/>
        </w:rPr>
        <w:t xml:space="preserve">: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the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233" w:name="_Toc519238877"/>
      <w:bookmarkStart w:id="234" w:name="_Toc519240345"/>
      <w:r w:rsidRPr="00401E6A">
        <w:t>Inverse Method:</w:t>
      </w:r>
      <w:bookmarkEnd w:id="233"/>
      <w:bookmarkEnd w:id="234"/>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FA4E14" w:rsidRDefault="00FA4E14"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2"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TDpAIAANcFAAAOAAAAZHJzL2Uyb0RvYy54bWysVFtP2zAUfp+0/2D5fSS9wEZEijoQ06QK&#10;0GDi2XXs1qrj49luk+7X79hJSmG8MO3FsXO+c/vO5eKyrTXZCecVmJKOTnJKhOFQKbMq6c/Hm09f&#10;KPGBmYppMKKke+Hp5ezjh4vGFmIMa9CVcASNGF80tqTrEGyRZZ6vRc38CVhhUCjB1Szg062yyrEG&#10;rdc6G+f5WdaAq6wDLrzHv9edkM6SfSkFD3dSehGILinGFtLp0rmMZza7YMXKMbtWvA+D/UMUNVMG&#10;nR5MXbPAyNapv0zVijvwIMMJhzoDKRUXKQfMZpS/yuZhzaxIuSA53h5o8v/PLL/d3TuiKqzdZESJ&#10;YTUW6VG0gXyFlsR/yFBjfYHAB4vQ0KIA0SlbbxfANx4h2RGmU/CIjoy00tXxi7kSVMQi7A/ERz88&#10;Wpvk0/PxKSUcZWfjUT5Jlcmeta3z4ZuAmsRLSR0WNkXAdgsfon9WDJDozINW1Y3SOj1iM4kr7ciO&#10;YRvokJJCjRcobUiDzieneZfasYVo+qC/1IxvIi0vLeBLm+hOpLbrw4q0dEykW9hrETHa/BASaU+E&#10;vBEj41yYQ5wJHVESM3qPYo9/juo9yl0eqJE8gwkH5VoZcB1LL6mtNgO1ssP3jeG7vCMFoV22qd8m&#10;Z0NrLaHaY2c56KbTW36jkPAF8+GeORxH7BlcMeEOD6kBqwT9jZI1uN9v/Y94nBKUUtLgeJfU/9oy&#10;JyjR3w3Oz/loOo37ID2mp5/H+HDHkuWxxGzrK8DWwQnB6NI14oMertJB/YSbaB69oogZjr5LGobr&#10;VeiWDm4yLubzBMINYFlYmAfLh4GKjfbYPjFn+0YPOCK3MCwCVrzq9w4bC2Rgvg0gVRqGSHTHal8A&#10;3B6pX/tNF9fT8Tuhnvfx7A8AAAD//wMAUEsDBBQABgAIAAAAIQA4/iHs4gAAAAsBAAAPAAAAZHJz&#10;L2Rvd25yZXYueG1sTI/BSsNAEIbvgu+wjODNbpLWEGM2pYiCIDk0Vexxm51kQ7OzIbtt49u7Pelt&#10;hvn45/uL9WwGdsbJ9ZYExIsIGFJjVU+dgM/d20MGzHlJSg6WUMAPOliXtzeFzJW90BbPte9YCCGX&#10;SwHa+zHn3DUajXQLOyKFW2snI31Yp46rSV5CuBl4EkUpN7Kn8EHLEV80Nsf6ZASott0dH/V7u/34&#10;bvdf1Wu12deVEPd38+YZmMfZ/8Fw1Q/qUAangz2RcmwQkCXLNKACVtkS2BWIkqcY2CFMqzQGXhb8&#10;f4fyFwAA//8DAFBLAQItABQABgAIAAAAIQC2gziS/gAAAOEBAAATAAAAAAAAAAAAAAAAAAAAAABb&#10;Q29udGVudF9UeXBlc10ueG1sUEsBAi0AFAAGAAgAAAAhADj9If/WAAAAlAEAAAsAAAAAAAAAAAAA&#10;AAAALwEAAF9yZWxzLy5yZWxzUEsBAi0AFAAGAAgAAAAhAMfiFMOkAgAA1wUAAA4AAAAAAAAAAAAA&#10;AAAALgIAAGRycy9lMm9Eb2MueG1sUEsBAi0AFAAGAAgAAAAhADj+IeziAAAACwEAAA8AAAAAAAAA&#10;AAAAAAAA/gQAAGRycy9kb3ducmV2LnhtbFBLBQYAAAAABAAEAPMAAAANBgAAAAA=&#10;" fillcolor="white [3201]" strokeweight=".5pt">
                <v:path arrowok="t"/>
                <v:textbox>
                  <w:txbxContent>
                    <w:p w14:paraId="69184927" w14:textId="77777777" w:rsidR="00FA4E14" w:rsidRDefault="00FA4E14" w:rsidP="00440B16">
                      <w:r>
                        <w:t>(left) Choosing the inverse method in User Input</w:t>
                      </w:r>
                    </w:p>
                  </w:txbxContent>
                </v:textbox>
              </v:shape>
            </w:pict>
          </mc:Fallback>
        </mc:AlternateContent>
      </w:r>
      <w:r>
        <w:t xml:space="preserve">The inverse Method computes the relative signals by computing an Inverse Matrix and solving. The </w:t>
      </w:r>
      <w:proofErr w:type="spellStart"/>
      <w:r>
        <w:t>Numpy</w:t>
      </w:r>
      <w:proofErr w:type="spellEnd"/>
      <w:r>
        <w:t xml:space="preserve">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FA4E14" w:rsidRDefault="00FA4E14"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3"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qOpQIAANcFAAAOAAAAZHJzL2Uyb0RvYy54bWysVFtP2zAUfp+0/2D5faQttKxRU9SBmCZV&#10;gAYTz65jUwvHx7PdJt2v37GTtOXywrQXx875zu07l9lFU2myFc4rMAUdngwoEYZDqcxTQX89XH/5&#10;SokPzJRMgxEF3QlPL+afP81qm4sRrEGXwhE0Ynxe24KuQ7B5lnm+FhXzJ2CFQaEEV7GAT/eUlY7V&#10;aL3S2WgwmGQ1uNI64MJ7/HvVCuk82ZdS8HArpReB6IJibCGdLp2reGbzGcufHLNrxbsw2D9EUTFl&#10;0One1BULjGycemOqUtyBBxlOOFQZSKm4SDlgNsPBq2zu18yKlAuS4+2eJv//zPKb7Z0jqsTanY4o&#10;MazCIj2IJpBv0JD4Dxmqrc8ReG8RGhoUIDpl6+0S+LNHSHaEaRU8oiMjjXRV/GKuBBWxCLs98dEP&#10;j9Ymk+H5dEwJR9l0PBoPUmWyg7Z1PnwXUJF4KajDwqYI2HbpQ/TP8h4SnXnQqrxWWqdHbCZxqR3Z&#10;MmwDHYYxKdR4gdKG1AWdnI4HbWrHFqLpvf5KM/781gLa0ya6E6nturAiLS0T6RZ2WkSMNj+FRNoT&#10;Ie/EyDgXZh9nQkeUxIw+otjhD1F9RLnNAzWSZzBhr1wpA65l6SW15XNPrWzxXWP4Nu9IQWhWTeq3&#10;0/O+tVZQ7rCzHLTT6S2/Vkj4kvlwxxyOI/YMrphwi4fUgFWC7kbJGtyf9/5HPE4JSimpcbwL6n9v&#10;mBOU6B8G52c6PDuL+yA9zsbnI3y4Y8nqWGI21SVg6wxxmVmerhEfdH+VDqpH3ESL6BVFzHD0XdDQ&#10;Xy9Du3Rwk3GxWCQQbgDLwtLcW94PVGy0h+aROds1esARuYF+EbD8Vb+32FggA4tNAKnSMESiW1a7&#10;AuD2SB3fbbq4no7fCXXYx/O/AAAA//8DAFBLAwQUAAYACAAAACEAjTYV2uIAAAALAQAADwAAAGRy&#10;cy9kb3ducmV2LnhtbEyPwU7DMAyG70i8Q2QkbiyhUKCl7jQhkJBQD+tA7Jg1SVutcaom28rbk53g&#10;aPvT7+8vlrMd2FFPvneEcLsQwDQ1TvXUInxu3m6egPkgScnBkUb40R6W5eVFIXPlTrTWxzq0LIaQ&#10;zyVCF8KYc+6bTlvpF27UFG/GTVaGOE4tV5M8xXA78ESIB25lT/FDJ0f90ulmXx8sgjJms0+7d7P+&#10;+Dbbr+q1Wm3rCvH6al49Awt6Dn8wnPWjOpTRaecOpDwbEB4zkUYUIcvugJ0BkSYJsB1Cch9XvCz4&#10;/w7lLwAAAP//AwBQSwECLQAUAAYACAAAACEAtoM4kv4AAADhAQAAEwAAAAAAAAAAAAAAAAAAAAAA&#10;W0NvbnRlbnRfVHlwZXNdLnhtbFBLAQItABQABgAIAAAAIQA4/SH/1gAAAJQBAAALAAAAAAAAAAAA&#10;AAAAAC8BAABfcmVscy8ucmVsc1BLAQItABQABgAIAAAAIQD390qOpQIAANcFAAAOAAAAAAAAAAAA&#10;AAAAAC4CAABkcnMvZTJvRG9jLnhtbFBLAQItABQABgAIAAAAIQCNNhXa4gAAAAsBAAAPAAAAAAAA&#10;AAAAAAAAAP8EAABkcnMvZG93bnJldi54bWxQSwUGAAAAAAQABADzAAAADgYAAAAA&#10;" fillcolor="white [3201]" strokeweight=".5pt">
                <v:path arrowok="t"/>
                <v:textbox>
                  <w:txbxContent>
                    <w:p w14:paraId="223CA240" w14:textId="77777777" w:rsidR="00FA4E14" w:rsidRDefault="00FA4E14"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w:t>
      </w:r>
      <w:proofErr w:type="gramStart"/>
      <w:r>
        <w:t>consolidation;</w:t>
      </w:r>
      <w:proofErr w:type="gramEnd"/>
      <w:r>
        <w:t xml:space="preserve">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235" w:name="_Toc519238878"/>
      <w:bookmarkStart w:id="236" w:name="_Toc519240346"/>
      <w:r w:rsidRPr="005B73DE">
        <w:t>Sequential Linear Subtraction Method</w:t>
      </w:r>
      <w:r>
        <w:t>:</w:t>
      </w:r>
      <w:bookmarkEnd w:id="235"/>
      <w:bookmarkEnd w:id="236"/>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FA4E14" w:rsidRDefault="00FA4E14" w:rsidP="00440B16">
                            <w:r>
                              <w:t xml:space="preserve">(left) Choosing </w:t>
                            </w:r>
                            <w:proofErr w:type="spellStart"/>
                            <w:r>
                              <w:t>sls</w:t>
                            </w:r>
                            <w:proofErr w:type="spellEnd"/>
                            <w:r>
                              <w:t xml:space="preserve">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4"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DFoQIAANcFAAAOAAAAZHJzL2Uyb0RvYy54bWysVMlu2zAQvRfoPxC8N/KW1BEsB26CFAWM&#10;JGhS5ExTpE2E4rAkbcn9+g4pyXGWS4peKFLzZnuzzC6aSpOdcF6BKejwZECJMBxKZdYF/fVw/WVK&#10;iQ/MlEyDEQXdC08v5p8/zWqbixFsQJfCETRifF7bgm5CsHmWeb4RFfMnYIVBoQRXsYBPt85Kx2q0&#10;XulsNBicZTW40jrgwnv8e9UK6TzZl1LwcCulF4HogmJsIZ0unat4ZvMZy9eO2Y3iXRjsH6KomDLo&#10;9GDqigVGtk69MVUp7sCDDCccqgykVFykHDCb4eBVNvcbZkXKBcnx9kCT/39m+c3uzhFVYu3GY0oM&#10;q7BID6IJ5Bs0JP5DhmrrcwTeW4SGBgWITtl6uwT+5BGSHWFaBY/oyEgjXRW/mCtBRSzC/kB89MOj&#10;tfF0cj4+pYSj7Ox8NDxNlcmeta3z4buAisRLQR0WNkXAdksfon+W95DozINW5bXSOj1iM4lL7ciO&#10;YRvoMIxJocYLlDakRudjdP3GQjR90F9pxp/eWkB72kRNkdquCyvS0jKRbmGvRcRo81NIpD0R8k6M&#10;jHNhDnEmdERJzOgjih3+OaqPKLd5oEbyDCYclCtlwLUsvaS2fOqplS2+awzf5h0pCM2qSf02nvat&#10;tYJyj53loJ1Ob/m1QsKXzIc75nAcsWdwxYRbPKQGrBJ0N0o24P689z/icUpQSkmN411Q/3vLnKBE&#10;/zA4P+fDySTug/SYnH4d4cMdS1bHErOtLgFbZ4jLzPJ0jfig+6t0UD3iJlpEryhihqPvgob+ehna&#10;pYObjIvFIoFwA1gWlube8n6gYqM9NI/M2a7RA47IDfSLgOWv+r3FxgIZWGwDSJWGIRLdstoVALdH&#10;6vhu08X1dPxOqOd9PP8L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BJE0DFoQIAANcFAAAOAAAAAAAAAAAAAAAA&#10;AC4CAABkcnMvZTJvRG9jLnhtbFBLAQItABQABgAIAAAAIQDYa/wi4wAAAAsBAAAPAAAAAAAAAAAA&#10;AAAAAPsEAABkcnMvZG93bnJldi54bWxQSwUGAAAAAAQABADzAAAACwYAAAAA&#10;" fillcolor="white [3201]" strokeweight=".5pt">
                <v:path arrowok="t"/>
                <v:textbox>
                  <w:txbxContent>
                    <w:p w14:paraId="48D0F2EF" w14:textId="77777777" w:rsidR="00FA4E14" w:rsidRDefault="00FA4E14"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w:t>
      </w:r>
      <w:proofErr w:type="gramStart"/>
      <w:r>
        <w:t>all of</w:t>
      </w:r>
      <w:proofErr w:type="gramEnd"/>
      <w:r>
        <w:t xml:space="preserve"> the signals. In common SLS several molecules with overlapping mass fragments are subtracted out. These removed fragments are then solved via brute optimization. As with unique SLS it is likely that not </w:t>
      </w:r>
      <w:proofErr w:type="gramStart"/>
      <w:r>
        <w:t>all of</w:t>
      </w:r>
      <w:proofErr w:type="gramEnd"/>
      <w:r>
        <w:t xml:space="preserve">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FA4E14" w:rsidRDefault="00FA4E14" w:rsidP="00440B16">
                            <w:r>
                              <w:t xml:space="preserve">(left) An illustration of choosing common for the </w:t>
                            </w:r>
                            <w:proofErr w:type="spellStart"/>
                            <w:r>
                              <w:t>sls</w:t>
                            </w:r>
                            <w:proofErr w:type="spellEnd"/>
                            <w:r>
                              <w:t xml:space="preserve">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65"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MFowIAANcFAAAOAAAAZHJzL2Uyb0RvYy54bWysVFtP2zAUfp+0/2D5faQtLYOoKepATJMq&#10;QCsTz65jtxaOj2e7Tbpfv2MnKeXywrQXx875zu07l+llU2myE84rMAUdngwoEYZDqcy6oL8ebr6c&#10;U+IDMyXTYERB98LTy9nnT9Pa5mIEG9ClcASNGJ/XtqCbEGyeZZ5vRMX8CVhhUCjBVSzg062z0rEa&#10;rVc6Gw0GZ1kNrrQOuPAe/163QjpL9qUUPNxJ6UUguqAYW0inS+cqntlsyvK1Y3ajeBcG+4coKqYM&#10;Oj2YumaBka1Tb0xVijvwIMMJhyoDKRUXKQfMZjh4lc1yw6xIuSA53h5o8v/PLL/d3TuiSqzd6ZgS&#10;wyos0oNoAvkGDYn/kKHa+hyBS4vQ0KAA0SlbbxfAnzxCsiNMq+ARHRlppKviF3MlqIhF2B+Ij354&#10;tHY2nIzHKOIoOx9NJoNUmexZ2zofvguoSLwU1GFhUwRst/Ah+md5D4nOPGhV3iit0yM2k7jSjuwY&#10;toEOw5gUarxAaUPqgp6dTgZtascWoumD/koz/vTWAtrTJroTqe26sCItLRPpFvZaRIw2P4VE2hMh&#10;78TIOBfmEGdCR5TEjD6i2OGfo/qIcpsHaiTPYMJBuVIGXMvSS2rLp55a2eK7xvBt3pGC0Kya1G+n&#10;F31rraDcY2c5aKfTW36jkPAF8+GeORxHbAxcMeEOD6kBqwTdjZINuD/v/Y94nBKUUlLjeBfU/94y&#10;JyjRPwzOz8Uw9VtIj/Hk6wh9uGPJ6lhittUVYOsMcZlZnq4RH3R/lQ6qR9xE8+gVRcxw9F3Q0F+v&#10;Qrt0cJNxMZ8nEG4Ay8LCLC3vByo22kPzyJztGj3giNxCvwhY/qrfW2wskIH5NoBUaRgi0S2rXQFw&#10;e6SO7zZdXE/H74R63sezvwAAAP//AwBQSwMEFAAGAAgAAAAhANScZSPcAAAABgEAAA8AAABkcnMv&#10;ZG93bnJldi54bWxMj8FOwzAQRO9I/IO1SNyoQ2kBhThVhUBCQjk0BdGjG6/jqPE6it02/D3LCY4z&#10;s5p9U6wm34sTjrELpOB2loFAaoLpqFXwsX29eQQRkyaj+0Co4BsjrMrLi0LnJpxpg6c6tYJLKOZa&#10;gUtpyKWMjUOv4ywMSJzZMHqdWI6tNKM+c7nv5TzL7qXXHfEHpwd8dtgc6qNXYKzdHpbuzW7ev+zu&#10;s3qp1ru6Uur6alo/gUg4pb9j+MVndCiZaR+OZKLoFfCQxO4DCA7ny8UCxJ71HTuyLOR//PIHAAD/&#10;/wMAUEsBAi0AFAAGAAgAAAAhALaDOJL+AAAA4QEAABMAAAAAAAAAAAAAAAAAAAAAAFtDb250ZW50&#10;X1R5cGVzXS54bWxQSwECLQAUAAYACAAAACEAOP0h/9YAAACUAQAACwAAAAAAAAAAAAAAAAAvAQAA&#10;X3JlbHMvLnJlbHNQSwECLQAUAAYACAAAACEAW8UjBaMCAADXBQAADgAAAAAAAAAAAAAAAAAuAgAA&#10;ZHJzL2Uyb0RvYy54bWxQSwECLQAUAAYACAAAACEA1JxlI9wAAAAGAQAADwAAAAAAAAAAAAAAAAD9&#10;BAAAZHJzL2Rvd25yZXYueG1sUEsFBgAAAAAEAAQA8wAAAAYGAAAAAA==&#10;" fillcolor="white [3201]" strokeweight=".5pt">
                <v:path arrowok="t"/>
                <v:textbox>
                  <w:txbxContent>
                    <w:p w14:paraId="32F0221C" w14:textId="77777777" w:rsidR="00FA4E14" w:rsidRDefault="00FA4E14"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237" w:name="_Toc519238879"/>
      <w:bookmarkStart w:id="238" w:name="_Toc519240347"/>
      <w:r w:rsidRPr="009C1193">
        <w:t>Finisher:</w:t>
      </w:r>
      <w:bookmarkEnd w:id="237"/>
      <w:bookmarkEnd w:id="238"/>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processing, a ‘Finisher’ to better resolve these signals.  </w:t>
      </w:r>
    </w:p>
    <w:p w14:paraId="45D13A2C" w14:textId="77777777" w:rsidR="00440B16" w:rsidRPr="009C1193" w:rsidRDefault="00440B16" w:rsidP="00440B16">
      <w:pPr>
        <w:pStyle w:val="Heading3"/>
      </w:pPr>
      <w:bookmarkStart w:id="239" w:name="_Toc519238880"/>
      <w:bookmarkStart w:id="240" w:name="_Toc519240348"/>
      <w:r w:rsidRPr="009C1193">
        <w:t>Brute:</w:t>
      </w:r>
      <w:bookmarkEnd w:id="239"/>
      <w:bookmarkEnd w:id="240"/>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w:t>
      </w:r>
      <w:proofErr w:type="gramStart"/>
      <w:r>
        <w:t>this is why</w:t>
      </w:r>
      <w:proofErr w:type="gramEnd"/>
      <w:r>
        <w:t xml:space="preserve"> Brute optimization is not offered along with SLS or inverse as an initial option to resolve the relative signals/concentrations). There are four variations of Brute option:</w:t>
      </w:r>
    </w:p>
    <w:p w14:paraId="65CCE849" w14:textId="77777777" w:rsidR="00440B16" w:rsidRDefault="00440B16" w:rsidP="00440B16">
      <w:r>
        <w:t>Sum of Square Residuals (</w:t>
      </w:r>
      <w:proofErr w:type="spellStart"/>
      <w:r>
        <w:t>ssr</w:t>
      </w:r>
      <w:proofErr w:type="spellEnd"/>
      <w:r>
        <w:t xml:space="preserve">): goal is to minimize the sum of square residuals of each molecule in grid search. </w:t>
      </w:r>
    </w:p>
    <w:p w14:paraId="00F81A4E" w14:textId="77777777" w:rsidR="00440B16" w:rsidRDefault="00440B16" w:rsidP="00440B16">
      <w:r>
        <w:t>Sum of Absolute Residuals (</w:t>
      </w:r>
      <w:proofErr w:type="spellStart"/>
      <w:r>
        <w:t>sar</w:t>
      </w:r>
      <w:proofErr w:type="spellEnd"/>
      <w:r>
        <w:t xml:space="preserve">): goal is to minimize the sum of the absolute residuals of each molecule in grid search. </w:t>
      </w:r>
    </w:p>
    <w:p w14:paraId="4915D763" w14:textId="77777777" w:rsidR="00440B16" w:rsidRDefault="00440B16" w:rsidP="00440B16">
      <w:r>
        <w:t>Weighted Sum of Square Residuals (</w:t>
      </w:r>
      <w:proofErr w:type="spellStart"/>
      <w:r>
        <w:t>WeightedSSR</w:t>
      </w:r>
      <w:proofErr w:type="spellEnd"/>
      <w:r>
        <w:t>):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FA4E14" w:rsidRDefault="00FA4E14" w:rsidP="00440B16">
                            <w:r>
                              <w:t xml:space="preserve">(left) choosing the </w:t>
                            </w:r>
                            <w:proofErr w:type="spellStart"/>
                            <w:r>
                              <w:t>ssr</w:t>
                            </w:r>
                            <w:proofErr w:type="spellEnd"/>
                            <w:r>
                              <w:t xml:space="preserve"> option for the </w:t>
                            </w:r>
                            <w:proofErr w:type="spellStart"/>
                            <w:r>
                              <w:t>sls</w:t>
                            </w:r>
                            <w:proofErr w:type="spellEnd"/>
                            <w:r>
                              <w:t xml:space="preserve">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66"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uxowIAANgFAAAOAAAAZHJzL2Uyb0RvYy54bWysVMlu2zAQvRfoPxC8N5KXpIkQOXAdpChg&#10;JEGTImeaImPBJIclaUvu13dIyUuWS4peJJLzZnuzXF61WpGNcL4GU9LBSU6JMByq2jyX9NfjzZdz&#10;SnxgpmIKjCjpVnh6Nfn86bKxhRjCElQlHEEjxheNLekyBFtkmedLoZk/ASsMCiU4zQJe3XNWOdag&#10;da2yYZ6fZQ24yjrgwnt8ve6EdJLsSyl4uJPSi0BUSTG2kL4ufRfxm00uWfHsmF3WvA+D/UMUmtUG&#10;ne5NXbPAyNrVb0zpmjvwIMMJB52BlDUXKQfMZpC/yuZhyaxIuSA53u5p8v/PLL/d3DtSV1i70Skl&#10;hmks0qNoA/kGLYlvyFBjfYHAB4vQ0KIA0Slbb+fAVx4h2RGmU/CIjoy00un4x1wJKmIRtnviox8e&#10;rY3y8fACRRxlg9E4H58nx9lB3TofvgvQJB5K6rCyKQS2mfsQA2DFDhK9eVB1dVMrlS6xm8RMObJh&#10;2AcqDGJWqPECpQxpSno2Os273I4tRNN7/YVifPXWAtpTJroTqe/6sCIvHRXpFLZKRIwyP4VE3hMj&#10;78TIOBdmH2dCR5TEjD6i2OMPUX1EucsDNZJnMGGvrGsDrmPpJbXVaket7PB9Z/gu70hBaBdtarhx&#10;mr74tIBqi63loBtPb/lNjYTPmQ/3zOE8Ymfgjgl3+JEKsErQnyhZgvvz3nvE45iglJIG57uk/vea&#10;OUGJ+mFwgC4GYwyAhHQZn34d4sUdSxbHErPWM8DWGeA2szwdIz6o3VE60E+4iqbRK4qY4ei7pGF3&#10;nIVu6+Aq42I6TSBcAZaFuXmwfDdRsdEe2yfmbN/oAWfkFnabgBWv+r3DxgIZmK4DyDoNw4HVvgC4&#10;PlLH96su7qfje0IdFvLkLwA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uiLsa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FA4E14" w:rsidRDefault="00FA4E14" w:rsidP="00440B16">
                      <w:r>
                        <w:t xml:space="preserve">(left) choosing the ssr option for the sls finisher. </w:t>
                      </w:r>
                    </w:p>
                  </w:txbxContent>
                </v:textbox>
              </v:shape>
            </w:pict>
          </mc:Fallback>
        </mc:AlternateContent>
      </w:r>
      <w:r>
        <w:t>Weighted Sum of Absolute Residuals (</w:t>
      </w:r>
      <w:proofErr w:type="spellStart"/>
      <w:r>
        <w:t>WeightedSAR</w:t>
      </w:r>
      <w:proofErr w:type="spellEnd"/>
      <w:r>
        <w:t>):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241" w:name="_Toc519238881"/>
      <w:bookmarkStart w:id="242" w:name="_Toc519240349"/>
      <w:r w:rsidRPr="009C1193">
        <w:t>Inverse:</w:t>
      </w:r>
      <w:bookmarkEnd w:id="241"/>
      <w:bookmarkEnd w:id="242"/>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FA4E14" w:rsidRDefault="00FA4E14" w:rsidP="00440B16">
                            <w:r>
                              <w:t xml:space="preserve">(left) Choosing the inverse method as the finisher for the </w:t>
                            </w:r>
                            <w:proofErr w:type="spellStart"/>
                            <w:r>
                              <w:t>sls</w:t>
                            </w:r>
                            <w:proofErr w:type="spellEnd"/>
                            <w:r>
                              <w:t xml:space="preserve"> method. </w:t>
                            </w:r>
                          </w:p>
                          <w:p w14:paraId="79BAFCC1" w14:textId="77777777" w:rsidR="00FA4E14" w:rsidRDefault="00FA4E14" w:rsidP="00440B16"/>
                          <w:p w14:paraId="157F686F" w14:textId="77777777" w:rsidR="00FA4E14" w:rsidRDefault="00FA4E14" w:rsidP="00440B16">
                            <w:r>
                              <w:t xml:space="preserve">Note: If not using the </w:t>
                            </w:r>
                            <w:proofErr w:type="spellStart"/>
                            <w:r>
                              <w:t>sls</w:t>
                            </w:r>
                            <w:proofErr w:type="spellEnd"/>
                            <w:r>
                              <w:t xml:space="preserve">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67"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n0oQIAANgFAAAOAAAAZHJzL2Uyb0RvYy54bWysVMlu2zAQvRfoPxC8N7IUO0kNy4GbIEUB&#10;IwmaFDnTFGkToTgsSVtyv75DSl6yXFL0IpGcN9ubZXLZ1ppshPMKTEnzkwElwnColFmW9NfjzZcL&#10;SnxgpmIajCjpVnh6Of38adLYsShgBboSjqAR48eNLekqBDvOMs9Xomb+BKwwKJTgahbw6pZZ5ViD&#10;1mudFYPBWdaAq6wDLrzH1+tOSKfJvpSChzspvQhElxRjC+nr0ncRv9l0wsZLx+xK8T4M9g9R1EwZ&#10;dLo3dc0CI2un3piqFXfgQYYTDnUGUiouUg6YTT54lc3DilmRckFyvN3T5P+fWX67uXdEVVi70zNK&#10;DKuxSI+iDeQbtCS+IUON9WMEPliEhhYFiE7ZejsH/uwRkh1hOgWP6MhIK10d/5grQUUswnZPfPTD&#10;o7XhoDjPR5RwlBX5RV4Uo+g4O6hb58N3ATWJh5I6rGwKgW3mPnTQHSR686BVdaO0TpfYTeJKO7Jh&#10;2Ac65L3xFyhtSFPSs9PRoMvt2EI0vddfaMaf31rAYLWJ7kTquz6syEtHRTqFrRYRo81PIZH3xMg7&#10;MTLOhdnHmdARJTGjjyj2+ENUH1Hu8kCN5BlM2CvXyoDrWHpJbfW8o1Z2+L4zfJd3pCC0izY13DBB&#10;49MCqi22loNuPL3lNwoJnzMf7pnDecSmwR0T7vAjNWCVoD9RsgL35733iMcxQSklDc53Sf3vNXOC&#10;Ev3D4AB9zYfDuBDSZTg6L/DijiWLY4lZ11eArZPjNrM8HSM+6N1ROqifcBXNolcUMcPRd0nD7ngV&#10;uq2Dq4yL2SyBcAVYFubmwfLdRMVGe2yfmLN9oweckVvYbQI2ftXvHTYWyMBsHUCqNAwHVvsC4PpI&#10;49Svurifju8JdVjI078AAAD//wMAUEsDBBQABgAIAAAAIQDeQRvt4gAAAAsBAAAPAAAAZHJzL2Rv&#10;d25yZXYueG1sTI9RS8MwFIXfBf9DuIJvLp2lUmvTMURBkD6sU9xj1tw0Zc1NabKt/nuzp/l0OZzD&#10;ud8pV7Md2Akn3zsSsFwkwJBap3rqBHxt3x9yYD5IUnJwhAJ+0cOqur0pZaHcmTZ4akLHYgn5Qgow&#10;IYwF5741aKVfuBEpetpNVoYop46rSZ5juR34Y5I8cSt7ih+MHPHVYHtojlaA0np7yMyH3nz+6N13&#10;/Vavd00txP3dvH4BFnAO1zBc8CM6VJFp746kPBsE5Ms0bgnRyOK9BJI0fQa2F5BmeQa8Kvn/DdUf&#10;AAAA//8DAFBLAQItABQABgAIAAAAIQC2gziS/gAAAOEBAAATAAAAAAAAAAAAAAAAAAAAAABbQ29u&#10;dGVudF9UeXBlc10ueG1sUEsBAi0AFAAGAAgAAAAhADj9If/WAAAAlAEAAAsAAAAAAAAAAAAAAAAA&#10;LwEAAF9yZWxzLy5yZWxzUEsBAi0AFAAGAAgAAAAhAE8zmfShAgAA2AUAAA4AAAAAAAAAAAAAAAAA&#10;LgIAAGRycy9lMm9Eb2MueG1sUEsBAi0AFAAGAAgAAAAhAN5BG+3iAAAACwEAAA8AAAAAAAAAAAAA&#10;AAAA+wQAAGRycy9kb3ducmV2LnhtbFBLBQYAAAAABAAEAPMAAAAKBgAAAAA=&#10;" fillcolor="white [3201]" strokeweight=".5pt">
                <v:path arrowok="t"/>
                <v:textbo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243" w:name="_Toc519240350"/>
      <w:r w:rsidRPr="009C1193">
        <w:t>Converting Relative Signals to Concentrations:</w:t>
      </w:r>
      <w:bookmarkEnd w:id="243"/>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244" w:name="_Toc519238883"/>
      <w:bookmarkStart w:id="245" w:name="_Toc519240351"/>
      <w:r w:rsidRPr="00D312F5">
        <w:rPr>
          <w:sz w:val="26"/>
          <w:szCs w:val="26"/>
          <w:u w:val="single"/>
        </w:rPr>
        <w:t>Signal Simulation</w:t>
      </w:r>
      <w:bookmarkEnd w:id="244"/>
      <w:bookmarkEnd w:id="245"/>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68"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PEek9ykCAABPBAAADgAAAAAAAAAAAAAAAAAuAgAAZHJzL2Uy&#10;b0RvYy54bWxQSwECLQAUAAYACAAAACEANjjn1N4AAAAKAQAADwAAAAAAAAAAAAAAAACDBAAAZHJz&#10;L2Rvd25yZXYueG1sUEsFBgAAAAAEAAQA8wAAAI4FAAAAAA==&#10;">
                <v:textbox style="mso-fit-shape-to-text:t">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246" w:name="_Toc519240352"/>
      <w:r>
        <w:t xml:space="preserve">Appendix 1: </w:t>
      </w:r>
      <w:r w:rsidRPr="003A0A14">
        <w:t>JDX Converter</w:t>
      </w:r>
      <w:bookmarkEnd w:id="246"/>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w:t>
      </w:r>
      <w:proofErr w:type="spellStart"/>
      <w:r>
        <w:t>JDXconverter</w:t>
      </w:r>
      <w:proofErr w:type="spellEnd"/>
      <w:r>
        <w:t xml:space="preserve"> to </w:t>
      </w:r>
      <w:r>
        <w:lastRenderedPageBreak/>
        <w:t xml:space="preserve">generate his or her reference data but it is highly suggested. The program is composed of two python files </w:t>
      </w:r>
      <w:proofErr w:type="gramStart"/>
      <w:r>
        <w:t>-  JDXConverter.py</w:t>
      </w:r>
      <w:proofErr w:type="gramEnd"/>
      <w:r>
        <w:t xml:space="preserve"> and JDXConverterUserInterface.py - and is compiled and run from the command line. The JDX program has two possible input files: 1) the </w:t>
      </w:r>
      <w:proofErr w:type="spellStart"/>
      <w:r>
        <w:t>jdx</w:t>
      </w:r>
      <w:proofErr w:type="spellEnd"/>
      <w:r>
        <w:t xml:space="preserve">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w:t>
      </w:r>
      <w:proofErr w:type="spellStart"/>
      <w:r>
        <w:t>jdx</w:t>
      </w:r>
      <w:proofErr w:type="spellEnd"/>
      <w:r>
        <w:t xml:space="preserve"> files. </w:t>
      </w:r>
      <w:proofErr w:type="spellStart"/>
      <w:r>
        <w:t>jdx</w:t>
      </w:r>
      <w:proofErr w:type="spellEnd"/>
      <w:r>
        <w:t xml:space="preserve">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proofErr w:type="spellStart"/>
      <w:r w:rsidRPr="002B4C9D">
        <w:rPr>
          <w:i/>
        </w:rPr>
        <w:t>ReferenceInfo</w:t>
      </w:r>
      <w:proofErr w:type="spellEnd"/>
      <w:r>
        <w:t xml:space="preserve"> sheet and the </w:t>
      </w:r>
      <w:proofErr w:type="spellStart"/>
      <w:r w:rsidRPr="002B4C9D">
        <w:rPr>
          <w:i/>
        </w:rPr>
        <w:t>simulatedData</w:t>
      </w:r>
      <w:proofErr w:type="spellEnd"/>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FA4E14" w:rsidRDefault="00FA4E14"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9"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XMlwIAAKwFAAAOAAAAZHJzL2Uyb0RvYy54bWysVE1PGzEQvVfqf7B8L5uEkJQVG5SCqCpF&#10;gAoVZ8drEwvb49pOdtNfz9i7CYFyoepl1/a8+X4zZ+et0WQjfFBgKzo8GlAiLIda2ceK/rq/+vKV&#10;khCZrZkGKyq6FYGezz5/OmtcKUawAl0LT9CIDWXjKrqK0ZVFEfhKGBaOwAmLQgnesIhX/1jUnjVo&#10;3ehiNBhMigZ87TxwEQK+XnZCOsv2pRQ83kgZRCS6ohhbzF+fv8v0LWZnrHz0zK0U78Ng/xCFYcqi&#10;072pSxYZWXv1lymjuIcAMh5xMAVIqbjIOWA2w8GbbO5WzImcCxYnuH2Zwv8zy683t56ouqJTSiwz&#10;2KJ70UbyDVpynKrTuFAi6M4hLLb4jF3OmQa3AP4UEFIcYDqFgOhUjVZ6k/6YJ0FFbMB2X/TkhSdr&#10;k+lkPEARR9loeDqYnuS2FC/qzof4XYAh6VBRj13NIbDNIsQUACt3kOQtgFb1ldI6XxKTxIX2ZMOQ&#10;AzoOU1ao8QqlLWkqOjlG10nJQlLvcNqmF5G51LtL+XYp5lPcapEw2v4UEmuZM33HN+Nc2L3/jE4o&#10;ia4+otjjX6L6iHKXB2pkz2DjXtkoC77r7OuS1U+7kskO33c8dHmnEsR22WYSjfecWUK9Rcp46EYu&#10;OH6lsHsLFuIt8zhj2HHcG/EGP1IDVh/6EyUr8H/ee094pD5KKWlwZisafq+ZF5ToHxaH4nQ4Hqch&#10;z5fxyXSEF38oWR5K7NpcAFJiiBvK8XxM+Kh3R+nBPOB6mSevKGKWo++Kxt3xInabBNcTF/N5BuFY&#10;OxYX9s7x3aQkbt63D8y7nsARuX8Nu+lm5Rsed9jUIAvzdQSpMslTobuq9g3AlZCZ3K+vtHMO7xn1&#10;smRnzwAAAP//AwBQSwMEFAAGAAgAAAAhAMue8JDgAAAACQEAAA8AAABkcnMvZG93bnJldi54bWxM&#10;j01Pg0AQhu8m/ofNmHgxdmmxSJClMcaPpDdLq/G2ZUcgsrOE3QL+e8eTHt88k3eeN9/MthMjDr51&#10;pGC5iEAgVc60VCvYl0/XKQgfNBndOUIF3+hhU5yf5TozbqJXHHehFlxCPtMKmhD6TEpfNWi1X7ge&#10;idmnG6wOHIdamkFPXG47uYqiRFrdEn9odI8PDVZfu5NV8HFVv2/9/HyY4nXcP76M5e2bKZW6vJjv&#10;70AEnMPfMfzqszoU7HR0JzJedAqS1ZK3BAYJCOZpuuZ8VBDfJAnIIpf/FxQ/AAAA//8DAFBLAQIt&#10;ABQABgAIAAAAIQC2gziS/gAAAOEBAAATAAAAAAAAAAAAAAAAAAAAAABbQ29udGVudF9UeXBlc10u&#10;eG1sUEsBAi0AFAAGAAgAAAAhADj9If/WAAAAlAEAAAsAAAAAAAAAAAAAAAAALwEAAF9yZWxzLy5y&#10;ZWxzUEsBAi0AFAAGAAgAAAAhAKd7RcyXAgAArAUAAA4AAAAAAAAAAAAAAAAALgIAAGRycy9lMm9E&#10;b2MueG1sUEsBAi0AFAAGAAgAAAAhAMue8JDgAAAACQEAAA8AAAAAAAAAAAAAAAAA8QQAAGRycy9k&#10;b3ducmV2LnhtbFBLBQYAAAAABAAEAPMAAAD+BQAAAAA=&#10;" fillcolor="white [3201]" stroked="f" strokeweight=".5pt">
                <v:textbox>
                  <w:txbxContent>
                    <w:p w14:paraId="47AA4836" w14:textId="77777777" w:rsidR="00FA4E14" w:rsidRDefault="00FA4E14"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FA4E14" w:rsidRPr="0086326B" w:rsidRDefault="00FA4E14"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70"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38QAIAAIEEAAAOAAAAZHJzL2Uyb0RvYy54bWysVN9v2jAQfp+0/8Hy+0jCQmkjQsVaMU1C&#10;bSWY+mwcm0RzfJ5tSNhfv7MDFHV7mvZizrnP9+P77pjd960iB2FdA7qk2SilRGgOVaN3Jf2+WX66&#10;pcR5piumQIuSHoWj9/OPH2adKcQYalCVsASDaFd0pqS196ZIEsdr0TI3AiM0OiXYlnm82l1SWdZh&#10;9FYl4zS9STqwlbHAhXP49XFw0nmML6Xg/llKJzxRJcXafDxtPLfhTOYzVuwsM3XDT2Wwf6iiZY3G&#10;pJdQj8wzsrfNH6HahltwIP2IQ5uAlA0XsQfsJkvfdbOumRGxFyTHmQtN7v+F5U+HF0uaqqQ3lGjW&#10;okQb0XvyBXqSB3Y64woErQ3CfI+fUeXYqTMr4D8cQpIrzPDAITqw0Uvbhl/sk+BDFOB4IT1k4SFa&#10;mt1l0wklHH3ZNMsnaZQleXturPNfBbQkGCW1qGosgR1WzocCWHGGhGwalo1SUVmlSYetfZ6k8cHF&#10;gy+UDlgRZ+QUJvQxlB4s32/7yEx+IWIL1RF5sDDMkTN82WBJK+b8C7M4ONghLoN/xkMqwNRwsiip&#10;wf762/eARz3RS0mHg1hS93PPrKBEfdOo9F2W52Fy4yWfTMd4sdee7bVH79sHwFnPcO0Mj2bAe3U2&#10;pYX2FXdmEbKii2mOuUvqz+aDH9YDd46LxSKCcFYN8yu9NvwsfyB8078ya06qeBT0Cc4jy4p34gzY&#10;QZ7F3oNsonKB6IHV0xzhnEdBTzsZFun6HlFv/xzz3wAAAP//AwBQSwMEFAAGAAgAAAAhAB4p4Bbh&#10;AAAACQEAAA8AAABkcnMvZG93bnJldi54bWxMj8FOwzAMhu9IvENkJG5b2jFKV+pOU6UJCcFhYxdu&#10;buO1FU1SmmwrPD3hBEfbn35/f76edC/OPLrOGoR4HoFgU1vVmQbh8LadpSCcJ6Oot4YRvtjBuri+&#10;yilT9mJ2fN77RoQQ4zJCaL0fMild3bImN7cDm3A72lGTD+PYSDXSJYTrXi6iKJGaOhM+tDRw2XL9&#10;sT9phOdy+0q7aqHT7758ejluhs/D+z3i7c20eQThefJ/MPzqB3UoglNlT0Y50SPMVnESUITlwxJE&#10;AJJ0BaJCuIvDQha5/N+g+AEAAP//AwBQSwECLQAUAAYACAAAACEAtoM4kv4AAADhAQAAEwAAAAAA&#10;AAAAAAAAAAAAAAAAW0NvbnRlbnRfVHlwZXNdLnhtbFBLAQItABQABgAIAAAAIQA4/SH/1gAAAJQB&#10;AAALAAAAAAAAAAAAAAAAAC8BAABfcmVscy8ucmVsc1BLAQItABQABgAIAAAAIQCmVA38QAIAAIEE&#10;AAAOAAAAAAAAAAAAAAAAAC4CAABkcnMvZTJvRG9jLnhtbFBLAQItABQABgAIAAAAIQAeKeAW4QAA&#10;AAkBAAAPAAAAAAAAAAAAAAAAAJoEAABkcnMvZG93bnJldi54bWxQSwUGAAAAAAQABADzAAAAqAUA&#10;AAAA&#10;" filled="f" stroked="f" strokeweight=".5pt">
                <v:textbox>
                  <w:txbxContent>
                    <w:p w14:paraId="410712ED" w14:textId="77777777" w:rsidR="00FA4E14" w:rsidRPr="0086326B" w:rsidRDefault="00FA4E14"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w:t>
      </w:r>
      <w:proofErr w:type="spellStart"/>
      <w:r>
        <w:t>jdx</w:t>
      </w:r>
      <w:proofErr w:type="spellEnd"/>
      <w:r>
        <w:t xml:space="preserve"> files to the same location as the </w:t>
      </w:r>
      <w:proofErr w:type="spellStart"/>
      <w:r>
        <w:t>JDXConverter</w:t>
      </w:r>
      <w:proofErr w:type="spellEnd"/>
      <w:r>
        <w:t xml:space="preserve"> files. Begin the program by running the </w:t>
      </w:r>
      <w:proofErr w:type="spellStart"/>
      <w:r>
        <w:t>JDXConverterUserInterface</w:t>
      </w:r>
      <w:proofErr w:type="spellEnd"/>
      <w:r>
        <w:t xml:space="preserv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247" w:name="_Toc519240353"/>
      <w:r>
        <w:t xml:space="preserve">Appendix 2: </w:t>
      </w:r>
      <w:commentRangeStart w:id="248"/>
      <w:r w:rsidRPr="00F977B4">
        <w:t xml:space="preserve">Data Generation </w:t>
      </w:r>
      <w:r>
        <w:t>(Module)</w:t>
      </w:r>
      <w:commentRangeEnd w:id="248"/>
      <w:r>
        <w:rPr>
          <w:rStyle w:val="CommentReference"/>
          <w:rFonts w:asciiTheme="minorHAnsi" w:eastAsiaTheme="minorEastAsia" w:hAnsiTheme="minorHAnsi" w:cstheme="minorBidi"/>
          <w:b w:val="0"/>
          <w:bCs w:val="0"/>
        </w:rPr>
        <w:commentReference w:id="248"/>
      </w:r>
      <w:bookmarkEnd w:id="247"/>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FA4E14" w:rsidRDefault="00FA4E14"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71"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d4pAIAANUFAAAOAAAAZHJzL2Uyb0RvYy54bWysVFtP2zAUfp+0/2D5faRhLYOoKepATJMq&#10;QKMTz65jUwvHx7PdJt2v37GTlJbxwrQXx875zu07l+llW2uyFc4rMCXNT0aUCMOhUuappD+XN5/O&#10;KfGBmYppMKKkO+Hp5ezjh2ljC3EKa9CVcASNGF80tqTrEGyRZZ6vRc38CVhhUCjB1Szg0z1llWMN&#10;Wq91djoanWUNuMo64MJ7/HvdCeks2ZdS8HAnpReB6JJibCGdLp2reGazKSueHLNrxfsw2D9EUTNl&#10;0One1DULjGyc+stUrbgDDzKccKgzkFJxkXLAbPLRq2we1syKlAuS4+2eJv//zPLb7b0jqirphBLD&#10;aizRUrSBfIWW5Hmkp7G+QNSDRVxo8T+WOaXq7QL4s0dIdoDpFDyiIx2tdHX8YqIEFbECuz3r0Q2P&#10;1iajPB+jiKMsP88vLvJUl+xF3TofvgmoSbyU1GFZUwhsu/AhBsCKARK9edCqulFap0dsJXGlHdky&#10;bAIdUlaocYTShjQlPfs8GXW5HVqIpvf6K834c+Tl2AK+tInuRGq6PqzIS0dFuoWdFhGjzQ8hkfTE&#10;yBsxMs6F2ceZ0BElMaP3KPb4l6jeo9zlgRrJM5iwV66VAdexdExt9TxQKzt83xm+yztSENpVm7pt&#10;PBl6awXVDlvLQTeb3vIbhYQvmA/3zOEwYmfgggl3eEgNWCXob5Sswf1+63/E44yglJIGh7uk/teG&#10;OUGJ/m5wei7ycWy4kB7jyZdTfLhDyepQYjb1FWDr5LjKLE/XiA96uEoH9SPuoXn0iiJmOPouaRiu&#10;V6FbObjHuJjPEwjn37KwMA+WDxMVG23ZPjJn+0YPOCO3MKwBVrzq9w4bC2RgvgkgVRqGSHTHal8A&#10;3B2pX/s9F5fT4TuhXrbx7A8AAAD//wMAUEsDBBQABgAIAAAAIQDivbkf4gAAAAsBAAAPAAAAZHJz&#10;L2Rvd25yZXYueG1sTI/BasMwDIbvg72D0WC31nFKS8nilDI2GIwcmm6sRzeWk9BYDrHbZm8/97Qe&#10;JX38+v58M9meXXD0nSMJYp4AQ6qd7qiR8LV/n62B+aBIq94RSvhFD5vi8SFXmXZX2uGlCg2LIeQz&#10;JaENYcg493WLVvm5G5DizbjRqhDHseF6VNcYbnueJsmKW9VR/NCqAV9brE/V2UrQxuxPy/bD7D5/&#10;zOG7fCu3h6qU8vlp2r4ACziFfxhu+lEdiuh0dGfSnvUSZiJdLSIrYbFMgd0IkQhgx7hIxRp4kfP7&#10;DsUfAAAA//8DAFBLAQItABQABgAIAAAAIQC2gziS/gAAAOEBAAATAAAAAAAAAAAAAAAAAAAAAABb&#10;Q29udGVudF9UeXBlc10ueG1sUEsBAi0AFAAGAAgAAAAhADj9If/WAAAAlAEAAAsAAAAAAAAAAAAA&#10;AAAALwEAAF9yZWxzLy5yZWxzUEsBAi0AFAAGAAgAAAAhAJ1IF3ikAgAA1QUAAA4AAAAAAAAAAAAA&#10;AAAALgIAAGRycy9lMm9Eb2MueG1sUEsBAi0AFAAGAAgAAAAhAOK9uR/iAAAACwEAAA8AAAAAAAAA&#10;AAAAAAAA/gQAAGRycy9kb3ducmV2LnhtbFBLBQYAAAAABAAEAPMAAAANBgAAAAA=&#10;" fillcolor="white [3201]" strokeweight=".5pt">
                <v:path arrowok="t"/>
                <v:textbox>
                  <w:txbxContent>
                    <w:p w14:paraId="5F000D01" w14:textId="77777777" w:rsidR="00FA4E14" w:rsidRDefault="00FA4E14"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FA4E14" w:rsidRDefault="00FA4E14"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72"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PkpAIAANUFAAAOAAAAZHJzL2Uyb0RvYy54bWysVFtP2zAUfp+0/2D5fSTpSqFRU9SBmCZV&#10;gAYTz65jtxGOj2e7Tbpfv2MnKeXywrQXx875zu07l9lFWyuyE9ZVoAuanaSUCM2hrPS6oL8err+c&#10;U+I80yVToEVB98LRi/nnT7PG5GIEG1ClsASNaJc3pqAb702eJI5vRM3cCRihUSjB1szj066T0rIG&#10;rdcqGaXpJGnAlsYCF87h36tOSOfRvpSC+1spnfBEFRRj8/G08VyFM5nPWL62zGwq3ofB/iGKmlUa&#10;nR5MXTHPyNZWb0zVFbfgQPoTDnUCUlZcxBwwmyx9lc39hhkRc0FynDnQ5P6fWX6zu7OkKgs6okSz&#10;Gkv0IFpPvkFLslGgpzEuR9S9QZxv8T+WOabqzBL4k0NIcoTpFByiAx2ttHX4YqIEFbEC+wPrwQ0P&#10;1sbp6fkURRxl2TSdjM5iXZJndWOd/y6gJuFSUItljSGw3dL5EADLB0jw5kBV5XWlVHyEVhKXypId&#10;wyZQPgtZocYLlNKkKejk62na5XZsIZg+6K8U409vLaA9pYM7EZuuDyvw0lERb36vRMAo/VNIJD0y&#10;8k6MjHOhD3FGdEBJzOgjij3+OaqPKHd5oEb0DNoflOtKg+1Yeklt+TRQKzt83xmuyztQ4NtVG7tt&#10;PBl6awXlHlvLQjebzvDrCglfMufvmMVhxM7ABeNv8ZAKsErQ3yjZgP3z3v+AxxlBKSUNDndB3e8t&#10;s4IS9UPj9Eyz8Thsg/gYn56N8GGPJatjid7Wl4Ctk+EqMzxeA96r4Sot1I+4hxbBK4qY5ui7oH64&#10;Xvpu5eAe42KxiCCcf8P8Ut8bPkxUaLSH9pFZ0ze6xxm5gWENsPxVv3fYUCANi60HWcVhCER3rPYF&#10;wN0RO77fc2E5Hb8j6nkbz/8C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LxIj5K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FA4E14" w:rsidRDefault="00FA4E14"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FA4E14" w:rsidRDefault="00FA4E14"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73"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4oAIAANQFAAAOAAAAZHJzL2Uyb0RvYy54bWysVEtPGzEQvlfqf7B8L5tNwytig1IQVaUI&#10;UKHi7HhtYuH1uLaT3fTXM7Z3QwpcqHrZ9Xi+Gc988zg77xpNNsJ5Baai5cGIEmE41Mo8VvTX/dWX&#10;E0p8YKZmGoyo6FZ4ej77/OmstVMxhhXoWjiCToyftraiqxDstCg8X4mG+QOwwqBSgmtYQNE9FrVj&#10;LXpvdDEejY6KFlxtHXDhPd5eZiWdJf9SCh5upPQiEF1RjC2kr0vfZfwWszM2fXTMrhTvw2D/EEXD&#10;lMFHd64uWWBk7dQbV43iDjzIcMChKUBKxUXKAbMpR6+yuVsxK1IuSI63O5r8/3PLrze3jqgaa0eJ&#10;YQ2W6F50gXyDjpSTSE9r/RRRdxZxocP7CI2persA/uQRUuxhsoFHdMR00jXxj4kSNMQKbHesx2c4&#10;Xp6MTo/Gh5RwVJWT8nSMQnT6Ym2dD98FNCQeKuqwqikCtln4kKEDJAUGWtVXSuskxE4SF9qRDcMe&#10;0KHsnft9lDakrejR18NRTm1fF13v7Jea8ae3HjBYbeJzIvVcH1akJTORTmGrRcRo81NI5DwR8k6M&#10;jHNhdnEmdERJzOgjhj3+JaqPGOc80CK9DCbsjBtlwGWW/qa2fhqolRnfN4bPeUcKQrfsUrNNjofW&#10;WkK9xc5ykEfTW36lkPAF8+GWOZxF7BncL+EGP1IDVgn6EyUrcH/eu494HBHUUtLibFfU/14zJyjR&#10;PwwOz2k5mcRlkITJ4fEYBbevWe5rzLq5AGwdHBCMLh0jPujhKB00D7iG5vFVVDHD8e2KhuF4EfLG&#10;wTXGxXyeQDj+loWFubN8GKjYaPfdA3O2b/SAI3INwxZg01f9nrGxQAbm6wBSpWGIRGdW+wLg6kjj&#10;1K+5uJv25YR6WcazZ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Pi++K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FA4E14" w:rsidRDefault="00FA4E14"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w:t>
      </w:r>
      <w:proofErr w:type="spellStart"/>
      <w:r>
        <w:t>JDXConverter</w:t>
      </w:r>
      <w:proofErr w:type="spellEnd"/>
      <w:r>
        <w:t xml:space="preserve">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If the user selects ‘</w:t>
      </w:r>
      <w:proofErr w:type="gramStart"/>
      <w:r>
        <w:t>yes’</w:t>
      </w:r>
      <w:proofErr w:type="gramEnd"/>
      <w:r>
        <w:t xml:space="preserve">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1" w:author="Yurik" w:date="2018-02-03T13:03:00Z" w:initials="Y">
    <w:p w14:paraId="325431BA" w14:textId="77777777" w:rsidR="00FA4E14" w:rsidRDefault="00FA4E14"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FA4E14" w:rsidRDefault="00FA4E14" w:rsidP="00D72729">
      <w:pPr>
        <w:pStyle w:val="CommentText"/>
      </w:pPr>
    </w:p>
    <w:p w14:paraId="3B3E6E83" w14:textId="77777777" w:rsidR="00FA4E14" w:rsidRDefault="00FA4E14"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FA4E14" w:rsidRDefault="00FA4E14" w:rsidP="00D72729">
      <w:pPr>
        <w:pStyle w:val="CommentText"/>
      </w:pPr>
      <w:r>
        <w:br/>
        <w:t>#These options are for the **Time Range** feature.</w:t>
      </w:r>
    </w:p>
    <w:p w14:paraId="75F6142A" w14:textId="77777777" w:rsidR="00FA4E14" w:rsidRDefault="00FA4E14" w:rsidP="00D72729">
      <w:pPr>
        <w:pStyle w:val="CommentText"/>
      </w:pPr>
    </w:p>
    <w:p w14:paraId="7C7080C5" w14:textId="77777777" w:rsidR="00FA4E14" w:rsidRDefault="00FA4E14"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FA4E14" w:rsidRDefault="00FA4E14">
      <w:pPr>
        <w:pStyle w:val="CommentText"/>
      </w:pPr>
    </w:p>
  </w:comment>
  <w:comment w:id="123" w:author="Yurik" w:date="2018-02-03T13:13:00Z" w:initials="Y">
    <w:p w14:paraId="0D431BE7" w14:textId="77777777" w:rsidR="00FA4E14" w:rsidRDefault="00FA4E14"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FA4E14" w:rsidRDefault="00FA4E14">
      <w:pPr>
        <w:pStyle w:val="CommentText"/>
      </w:pPr>
    </w:p>
    <w:p w14:paraId="1A1FD4CD" w14:textId="77777777" w:rsidR="00FA4E14" w:rsidRPr="00B9698E" w:rsidRDefault="00FA4E14">
      <w:pPr>
        <w:pStyle w:val="CommentText"/>
      </w:pPr>
      <w:r>
        <w:rPr>
          <w:b/>
        </w:rPr>
        <w:t>Aditya</w:t>
      </w:r>
      <w:r>
        <w:t>:I am fine with a Miscellaneous section, for now,  though I may change that later.</w:t>
      </w:r>
    </w:p>
  </w:comment>
  <w:comment w:id="122" w:author="Andrea Kraetz" w:date="2018-07-13T08:29:00Z" w:initials="AK">
    <w:p w14:paraId="167E5B0A" w14:textId="60F6ABF0" w:rsidR="00FA4E14" w:rsidRDefault="00FA4E14">
      <w:pPr>
        <w:pStyle w:val="CommentText"/>
      </w:pPr>
      <w:r>
        <w:rPr>
          <w:rStyle w:val="CommentReference"/>
        </w:rPr>
        <w:annotationRef/>
      </w:r>
      <w:r>
        <w:t>Are the steps supposed to be in order with how they are done in MSRESOLVE?</w:t>
      </w:r>
    </w:p>
    <w:p w14:paraId="73FB3B35" w14:textId="77777777" w:rsidR="00FA4E14" w:rsidRDefault="00FA4E14">
      <w:pPr>
        <w:pStyle w:val="CommentText"/>
      </w:pPr>
    </w:p>
  </w:comment>
  <w:comment w:id="124" w:author="Yurik" w:date="2018-02-03T14:09:00Z" w:initials="Y">
    <w:p w14:paraId="52337771" w14:textId="77777777" w:rsidR="00FA4E14" w:rsidRDefault="00FA4E14">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25" w:author="Clint" w:date="2018-02-05T18:01:00Z" w:initials="C">
    <w:p w14:paraId="1B7A0205" w14:textId="77777777" w:rsidR="00FA4E14" w:rsidRDefault="00FA4E14">
      <w:pPr>
        <w:pStyle w:val="CommentText"/>
      </w:pPr>
      <w:r>
        <w:rPr>
          <w:rStyle w:val="CommentReference"/>
        </w:rPr>
        <w:annotationRef/>
      </w:r>
      <w:r>
        <w:t>I have added a TODO to the user input file to make this change in version 34.2.</w:t>
      </w:r>
    </w:p>
  </w:comment>
  <w:comment w:id="129" w:author="Savara, Aditya Ashi" w:date="2016-07-14T14:29:00Z" w:initials="SAA">
    <w:p w14:paraId="32AC36BC" w14:textId="77777777" w:rsidR="00FA4E14" w:rsidRDefault="00FA4E14">
      <w:pPr>
        <w:pStyle w:val="CommentText"/>
      </w:pPr>
      <w:r>
        <w:rPr>
          <w:rStyle w:val="CommentReference"/>
        </w:rPr>
        <w:annotationRef/>
      </w:r>
      <w:r>
        <w:t>This is not the first option in the input file… it’s actually the second…</w:t>
      </w:r>
    </w:p>
  </w:comment>
  <w:comment w:id="136" w:author="Andrea Kraetz" w:date="2018-07-13T09:25:00Z" w:initials="AK">
    <w:p w14:paraId="47B9F46A" w14:textId="4569485E" w:rsidR="00FA4E14" w:rsidRDefault="00FA4E14">
      <w:pPr>
        <w:pStyle w:val="CommentText"/>
      </w:pPr>
      <w:r>
        <w:rPr>
          <w:rStyle w:val="CommentReference"/>
        </w:rPr>
        <w:annotationRef/>
      </w:r>
      <w:r>
        <w:t>I’m not entirely sure if this is supposed to go here. I am confused about the order of the user guide. It doesn’t seem to correspond to that in MSRESOLVE</w:t>
      </w:r>
    </w:p>
  </w:comment>
  <w:comment w:id="248" w:author="Yurik" w:date="2018-02-03T12:53:00Z" w:initials="Y">
    <w:p w14:paraId="13BC97A0" w14:textId="77777777" w:rsidR="00FA4E14" w:rsidRDefault="00FA4E14">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05A0" w14:textId="77777777" w:rsidR="00EC488F" w:rsidRDefault="00EC488F" w:rsidP="00961EBB">
      <w:pPr>
        <w:spacing w:after="0"/>
      </w:pPr>
      <w:r>
        <w:separator/>
      </w:r>
    </w:p>
  </w:endnote>
  <w:endnote w:type="continuationSeparator" w:id="0">
    <w:p w14:paraId="615407EC" w14:textId="77777777" w:rsidR="00EC488F" w:rsidRDefault="00EC488F"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52BC6" w14:textId="77777777" w:rsidR="00EC488F" w:rsidRDefault="00EC488F" w:rsidP="00961EBB">
      <w:pPr>
        <w:spacing w:after="0"/>
      </w:pPr>
      <w:r>
        <w:separator/>
      </w:r>
    </w:p>
  </w:footnote>
  <w:footnote w:type="continuationSeparator" w:id="0">
    <w:p w14:paraId="676E5056" w14:textId="77777777" w:rsidR="00EC488F" w:rsidRDefault="00EC488F"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B4"/>
    <w:multiLevelType w:val="hybridMultilevel"/>
    <w:tmpl w:val="8B62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611"/>
    <w:multiLevelType w:val="hybridMultilevel"/>
    <w:tmpl w:val="2122878A"/>
    <w:lvl w:ilvl="0" w:tplc="CE5AD2C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7ADE"/>
    <w:multiLevelType w:val="hybridMultilevel"/>
    <w:tmpl w:val="D962034A"/>
    <w:lvl w:ilvl="0" w:tplc="3F5894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6A7BE3"/>
    <w:multiLevelType w:val="hybridMultilevel"/>
    <w:tmpl w:val="1E6EA5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9"/>
  </w:num>
  <w:num w:numId="5">
    <w:abstractNumId w:val="5"/>
  </w:num>
  <w:num w:numId="6">
    <w:abstractNumId w:val="2"/>
  </w:num>
  <w:num w:numId="7">
    <w:abstractNumId w:val="1"/>
  </w:num>
  <w:num w:numId="8">
    <w:abstractNumId w:val="3"/>
  </w:num>
  <w:num w:numId="9">
    <w:abstractNumId w:val="11"/>
  </w:num>
  <w:num w:numId="10">
    <w:abstractNumId w:val="0"/>
  </w:num>
  <w:num w:numId="11">
    <w:abstractNumId w:val="8"/>
  </w:num>
  <w:num w:numId="12">
    <w:abstractNumId w:val="7"/>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vara, Aditya Ashi">
    <w15:presenceInfo w15:providerId="AD" w15:userId="S::fvs@ornl.gov::bc9c198b-2e23-46a8-8b47-c28ea74074f7"/>
  </w15:person>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D736C"/>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3A55"/>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12B5"/>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56E0"/>
    <w:rsid w:val="008B78A3"/>
    <w:rsid w:val="008C0F2F"/>
    <w:rsid w:val="008C288D"/>
    <w:rsid w:val="008C48B6"/>
    <w:rsid w:val="008D1D73"/>
    <w:rsid w:val="008D235E"/>
    <w:rsid w:val="008D5007"/>
    <w:rsid w:val="008E3128"/>
    <w:rsid w:val="008F3480"/>
    <w:rsid w:val="008F50FF"/>
    <w:rsid w:val="008F785B"/>
    <w:rsid w:val="0090657C"/>
    <w:rsid w:val="009073AB"/>
    <w:rsid w:val="00912346"/>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720F4"/>
    <w:rsid w:val="00990857"/>
    <w:rsid w:val="00990E2A"/>
    <w:rsid w:val="00991EED"/>
    <w:rsid w:val="009925F2"/>
    <w:rsid w:val="0099555A"/>
    <w:rsid w:val="009A0431"/>
    <w:rsid w:val="009A24F9"/>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1DF"/>
    <w:rsid w:val="00A14384"/>
    <w:rsid w:val="00A1453E"/>
    <w:rsid w:val="00A151EE"/>
    <w:rsid w:val="00A158FD"/>
    <w:rsid w:val="00A242F7"/>
    <w:rsid w:val="00A27899"/>
    <w:rsid w:val="00A312BB"/>
    <w:rsid w:val="00A36BE7"/>
    <w:rsid w:val="00A377A1"/>
    <w:rsid w:val="00A40B24"/>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A7464"/>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66F6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620"/>
    <w:rsid w:val="00DC3DA6"/>
    <w:rsid w:val="00DC5245"/>
    <w:rsid w:val="00DC65E5"/>
    <w:rsid w:val="00DD0524"/>
    <w:rsid w:val="00DD6A47"/>
    <w:rsid w:val="00DD6FC8"/>
    <w:rsid w:val="00DD7567"/>
    <w:rsid w:val="00DE2A53"/>
    <w:rsid w:val="00DF10DE"/>
    <w:rsid w:val="00DF3041"/>
    <w:rsid w:val="00DF7213"/>
    <w:rsid w:val="00DF7D63"/>
    <w:rsid w:val="00E008EA"/>
    <w:rsid w:val="00E06746"/>
    <w:rsid w:val="00E1132B"/>
    <w:rsid w:val="00E116DD"/>
    <w:rsid w:val="00E13127"/>
    <w:rsid w:val="00E1755D"/>
    <w:rsid w:val="00E20B4B"/>
    <w:rsid w:val="00E20BC5"/>
    <w:rsid w:val="00E2243F"/>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5960"/>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488F"/>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A4E14"/>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 w:id="5621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6013</Words>
  <Characters>34280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Savara, Aditya Ashi</cp:lastModifiedBy>
  <cp:revision>2</cp:revision>
  <dcterms:created xsi:type="dcterms:W3CDTF">2021-09-26T16:26:00Z</dcterms:created>
  <dcterms:modified xsi:type="dcterms:W3CDTF">2021-09-26T16:26:00Z</dcterms:modified>
</cp:coreProperties>
</file>