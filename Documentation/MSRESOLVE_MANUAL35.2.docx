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F8F94" w14:textId="77777777" w:rsidR="00B13653" w:rsidRPr="00530AC9" w:rsidRDefault="00491E9F" w:rsidP="00530AC9">
      <w:pPr>
        <w:jc w:val="center"/>
        <w:rPr>
          <w:b/>
          <w:sz w:val="36"/>
          <w:szCs w:val="36"/>
        </w:rPr>
      </w:pPr>
      <w:r w:rsidRPr="00530AC9">
        <w:rPr>
          <w:b/>
          <w:sz w:val="36"/>
          <w:szCs w:val="36"/>
        </w:rPr>
        <w:t>MSRESOLVESG</w:t>
      </w:r>
      <w:r w:rsidR="00530AC9">
        <w:rPr>
          <w:b/>
          <w:sz w:val="36"/>
          <w:szCs w:val="36"/>
        </w:rPr>
        <w:t xml:space="preserve"> Manual</w:t>
      </w:r>
    </w:p>
    <w:sdt>
      <w:sdtPr>
        <w:rPr>
          <w:rFonts w:asciiTheme="minorHAnsi" w:eastAsiaTheme="minorEastAsia" w:hAnsiTheme="minorHAnsi" w:cstheme="minorBidi"/>
          <w:b w:val="0"/>
          <w:bCs w:val="0"/>
          <w:sz w:val="22"/>
          <w:szCs w:val="22"/>
        </w:rPr>
        <w:id w:val="222706329"/>
        <w:docPartObj>
          <w:docPartGallery w:val="Table of Contents"/>
          <w:docPartUnique/>
        </w:docPartObj>
      </w:sdtPr>
      <w:sdtEndPr/>
      <w:sdtContent>
        <w:p w14:paraId="56F3F176" w14:textId="77777777" w:rsidR="00491E9F" w:rsidRDefault="00491E9F">
          <w:pPr>
            <w:pStyle w:val="TOCHeading"/>
          </w:pPr>
          <w:r>
            <w:t>Contents</w:t>
          </w:r>
        </w:p>
        <w:p w14:paraId="06154281" w14:textId="06969B91" w:rsidR="0050718E" w:rsidRDefault="004405C5">
          <w:pPr>
            <w:pStyle w:val="TOC1"/>
            <w:tabs>
              <w:tab w:val="right" w:leader="dot" w:pos="9350"/>
            </w:tabs>
            <w:rPr>
              <w:noProof/>
              <w:lang w:bidi="ar-SA"/>
            </w:rPr>
          </w:pPr>
          <w:r>
            <w:fldChar w:fldCharType="begin"/>
          </w:r>
          <w:r w:rsidR="00491E9F">
            <w:instrText xml:space="preserve"> TOC \o "1-3" \h \z \u </w:instrText>
          </w:r>
          <w:r>
            <w:fldChar w:fldCharType="separate"/>
          </w:r>
          <w:hyperlink w:anchor="_Toc519240321" w:history="1">
            <w:r w:rsidR="0050718E" w:rsidRPr="00BD721E">
              <w:rPr>
                <w:rStyle w:val="Hyperlink"/>
                <w:noProof/>
              </w:rPr>
              <w:t>INTRODUCTION TO THE MSRESOLVE PROGRAM:</w:t>
            </w:r>
            <w:r w:rsidR="0050718E">
              <w:rPr>
                <w:noProof/>
                <w:webHidden/>
              </w:rPr>
              <w:tab/>
            </w:r>
            <w:r w:rsidR="0050718E">
              <w:rPr>
                <w:noProof/>
                <w:webHidden/>
              </w:rPr>
              <w:fldChar w:fldCharType="begin"/>
            </w:r>
            <w:r w:rsidR="0050718E">
              <w:rPr>
                <w:noProof/>
                <w:webHidden/>
              </w:rPr>
              <w:instrText xml:space="preserve"> PAGEREF _Toc519240321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78A4F320" w14:textId="09AE6451" w:rsidR="0050718E" w:rsidRDefault="00E2243F">
          <w:pPr>
            <w:pStyle w:val="TOC2"/>
            <w:tabs>
              <w:tab w:val="right" w:leader="dot" w:pos="9350"/>
            </w:tabs>
            <w:rPr>
              <w:noProof/>
              <w:lang w:bidi="ar-SA"/>
            </w:rPr>
          </w:pPr>
          <w:hyperlink w:anchor="_Toc519240322" w:history="1">
            <w:r w:rsidR="0050718E" w:rsidRPr="00BD721E">
              <w:rPr>
                <w:rStyle w:val="Hyperlink"/>
                <w:noProof/>
              </w:rPr>
              <w:t>Mass Spectrometry:</w:t>
            </w:r>
            <w:r w:rsidR="0050718E">
              <w:rPr>
                <w:noProof/>
                <w:webHidden/>
              </w:rPr>
              <w:tab/>
            </w:r>
            <w:r w:rsidR="0050718E">
              <w:rPr>
                <w:noProof/>
                <w:webHidden/>
              </w:rPr>
              <w:fldChar w:fldCharType="begin"/>
            </w:r>
            <w:r w:rsidR="0050718E">
              <w:rPr>
                <w:noProof/>
                <w:webHidden/>
              </w:rPr>
              <w:instrText xml:space="preserve"> PAGEREF _Toc519240322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B100F87" w14:textId="1B245922" w:rsidR="0050718E" w:rsidRDefault="00E2243F">
          <w:pPr>
            <w:pStyle w:val="TOC2"/>
            <w:tabs>
              <w:tab w:val="right" w:leader="dot" w:pos="9350"/>
            </w:tabs>
            <w:rPr>
              <w:noProof/>
              <w:lang w:bidi="ar-SA"/>
            </w:rPr>
          </w:pPr>
          <w:hyperlink w:anchor="_Toc519240323" w:history="1">
            <w:r w:rsidR="0050718E" w:rsidRPr="00BD721E">
              <w:rPr>
                <w:rStyle w:val="Hyperlink"/>
                <w:noProof/>
              </w:rPr>
              <w:t>MSRESOLVE</w:t>
            </w:r>
            <w:r w:rsidR="0050718E">
              <w:rPr>
                <w:noProof/>
                <w:webHidden/>
              </w:rPr>
              <w:tab/>
            </w:r>
            <w:r w:rsidR="0050718E">
              <w:rPr>
                <w:noProof/>
                <w:webHidden/>
              </w:rPr>
              <w:fldChar w:fldCharType="begin"/>
            </w:r>
            <w:r w:rsidR="0050718E">
              <w:rPr>
                <w:noProof/>
                <w:webHidden/>
              </w:rPr>
              <w:instrText xml:space="preserve"> PAGEREF _Toc519240323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230A673" w14:textId="3F8C070D" w:rsidR="0050718E" w:rsidRDefault="00E2243F">
          <w:pPr>
            <w:pStyle w:val="TOC2"/>
            <w:tabs>
              <w:tab w:val="right" w:leader="dot" w:pos="9350"/>
            </w:tabs>
            <w:rPr>
              <w:noProof/>
              <w:lang w:bidi="ar-SA"/>
            </w:rPr>
          </w:pPr>
          <w:hyperlink w:anchor="_Toc519240324" w:history="1">
            <w:r w:rsidR="0050718E" w:rsidRPr="00BD721E">
              <w:rPr>
                <w:rStyle w:val="Hyperlink"/>
                <w:noProof/>
              </w:rPr>
              <w:t>MSRESOLVE Purpose</w:t>
            </w:r>
            <w:r w:rsidR="0050718E">
              <w:rPr>
                <w:noProof/>
                <w:webHidden/>
              </w:rPr>
              <w:tab/>
            </w:r>
            <w:r w:rsidR="0050718E">
              <w:rPr>
                <w:noProof/>
                <w:webHidden/>
              </w:rPr>
              <w:fldChar w:fldCharType="begin"/>
            </w:r>
            <w:r w:rsidR="0050718E">
              <w:rPr>
                <w:noProof/>
                <w:webHidden/>
              </w:rPr>
              <w:instrText xml:space="preserve"> PAGEREF _Toc519240324 \h </w:instrText>
            </w:r>
            <w:r w:rsidR="0050718E">
              <w:rPr>
                <w:noProof/>
                <w:webHidden/>
              </w:rPr>
            </w:r>
            <w:r w:rsidR="0050718E">
              <w:rPr>
                <w:noProof/>
                <w:webHidden/>
              </w:rPr>
              <w:fldChar w:fldCharType="separate"/>
            </w:r>
            <w:r w:rsidR="0050718E">
              <w:rPr>
                <w:noProof/>
                <w:webHidden/>
              </w:rPr>
              <w:t>3</w:t>
            </w:r>
            <w:r w:rsidR="0050718E">
              <w:rPr>
                <w:noProof/>
                <w:webHidden/>
              </w:rPr>
              <w:fldChar w:fldCharType="end"/>
            </w:r>
          </w:hyperlink>
        </w:p>
        <w:p w14:paraId="7F6E8614" w14:textId="47C19711" w:rsidR="0050718E" w:rsidRDefault="00E2243F">
          <w:pPr>
            <w:pStyle w:val="TOC1"/>
            <w:tabs>
              <w:tab w:val="right" w:leader="dot" w:pos="9350"/>
            </w:tabs>
            <w:rPr>
              <w:noProof/>
              <w:lang w:bidi="ar-SA"/>
            </w:rPr>
          </w:pPr>
          <w:hyperlink w:anchor="_Toc519240325" w:history="1">
            <w:r w:rsidR="0050718E" w:rsidRPr="00BD721E">
              <w:rPr>
                <w:rStyle w:val="Hyperlink"/>
                <w:noProof/>
              </w:rPr>
              <w:t>MSRESOLVE Quickstart Tutorial</w:t>
            </w:r>
            <w:r w:rsidR="0050718E">
              <w:rPr>
                <w:noProof/>
                <w:webHidden/>
              </w:rPr>
              <w:tab/>
            </w:r>
            <w:r w:rsidR="0050718E">
              <w:rPr>
                <w:noProof/>
                <w:webHidden/>
              </w:rPr>
              <w:fldChar w:fldCharType="begin"/>
            </w:r>
            <w:r w:rsidR="0050718E">
              <w:rPr>
                <w:noProof/>
                <w:webHidden/>
              </w:rPr>
              <w:instrText xml:space="preserve"> PAGEREF _Toc519240325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4E1ABA94" w14:textId="492E378D" w:rsidR="0050718E" w:rsidRDefault="00E2243F">
          <w:pPr>
            <w:pStyle w:val="TOC1"/>
            <w:tabs>
              <w:tab w:val="right" w:leader="dot" w:pos="9350"/>
            </w:tabs>
            <w:rPr>
              <w:noProof/>
              <w:lang w:bidi="ar-SA"/>
            </w:rPr>
          </w:pPr>
          <w:hyperlink w:anchor="_Toc519240326" w:history="1">
            <w:r w:rsidR="0050718E" w:rsidRPr="00BD721E">
              <w:rPr>
                <w:rStyle w:val="Hyperlink"/>
                <w:noProof/>
              </w:rPr>
              <w:t>Overview of Functions and Capabilities</w:t>
            </w:r>
            <w:r w:rsidR="0050718E">
              <w:rPr>
                <w:noProof/>
                <w:webHidden/>
              </w:rPr>
              <w:tab/>
            </w:r>
            <w:r w:rsidR="0050718E">
              <w:rPr>
                <w:noProof/>
                <w:webHidden/>
              </w:rPr>
              <w:fldChar w:fldCharType="begin"/>
            </w:r>
            <w:r w:rsidR="0050718E">
              <w:rPr>
                <w:noProof/>
                <w:webHidden/>
              </w:rPr>
              <w:instrText xml:space="preserve"> PAGEREF _Toc519240326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7274AFC8" w14:textId="6200F305" w:rsidR="0050718E" w:rsidRDefault="00E2243F">
          <w:pPr>
            <w:pStyle w:val="TOC2"/>
            <w:tabs>
              <w:tab w:val="right" w:leader="dot" w:pos="9350"/>
            </w:tabs>
            <w:rPr>
              <w:noProof/>
              <w:lang w:bidi="ar-SA"/>
            </w:rPr>
          </w:pPr>
          <w:hyperlink w:anchor="_Toc519240327" w:history="1">
            <w:r w:rsidR="0050718E" w:rsidRPr="00BD721E">
              <w:rPr>
                <w:rStyle w:val="Hyperlink"/>
                <w:noProof/>
              </w:rPr>
              <w:t>Miscellaneous:</w:t>
            </w:r>
            <w:r w:rsidR="0050718E">
              <w:rPr>
                <w:noProof/>
                <w:webHidden/>
              </w:rPr>
              <w:tab/>
            </w:r>
            <w:r w:rsidR="0050718E">
              <w:rPr>
                <w:noProof/>
                <w:webHidden/>
              </w:rPr>
              <w:fldChar w:fldCharType="begin"/>
            </w:r>
            <w:r w:rsidR="0050718E">
              <w:rPr>
                <w:noProof/>
                <w:webHidden/>
              </w:rPr>
              <w:instrText xml:space="preserve"> PAGEREF _Toc519240327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01887AB4" w14:textId="02EF2148" w:rsidR="0050718E" w:rsidRDefault="00E2243F">
          <w:pPr>
            <w:pStyle w:val="TOC2"/>
            <w:tabs>
              <w:tab w:val="right" w:leader="dot" w:pos="9350"/>
            </w:tabs>
            <w:rPr>
              <w:noProof/>
              <w:lang w:bidi="ar-SA"/>
            </w:rPr>
          </w:pPr>
          <w:hyperlink w:anchor="_Toc519240328"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_Toc519240328 \h </w:instrText>
            </w:r>
            <w:r w:rsidR="0050718E">
              <w:rPr>
                <w:noProof/>
                <w:webHidden/>
              </w:rPr>
            </w:r>
            <w:r w:rsidR="0050718E">
              <w:rPr>
                <w:noProof/>
                <w:webHidden/>
              </w:rPr>
              <w:fldChar w:fldCharType="separate"/>
            </w:r>
            <w:r w:rsidR="0050718E">
              <w:rPr>
                <w:noProof/>
                <w:webHidden/>
              </w:rPr>
              <w:t>8</w:t>
            </w:r>
            <w:r w:rsidR="0050718E">
              <w:rPr>
                <w:noProof/>
                <w:webHidden/>
              </w:rPr>
              <w:fldChar w:fldCharType="end"/>
            </w:r>
          </w:hyperlink>
        </w:p>
        <w:p w14:paraId="6BD8065B" w14:textId="7A817BB6" w:rsidR="0050718E" w:rsidRDefault="00E2243F">
          <w:pPr>
            <w:pStyle w:val="TOC2"/>
            <w:tabs>
              <w:tab w:val="right" w:leader="dot" w:pos="9350"/>
            </w:tabs>
            <w:rPr>
              <w:noProof/>
              <w:lang w:bidi="ar-SA"/>
            </w:rPr>
          </w:pPr>
          <w:hyperlink w:anchor="_Toc519240329"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_Toc519240329 \h </w:instrText>
            </w:r>
            <w:r w:rsidR="0050718E">
              <w:rPr>
                <w:noProof/>
                <w:webHidden/>
              </w:rPr>
            </w:r>
            <w:r w:rsidR="0050718E">
              <w:rPr>
                <w:noProof/>
                <w:webHidden/>
              </w:rPr>
              <w:fldChar w:fldCharType="separate"/>
            </w:r>
            <w:r w:rsidR="0050718E">
              <w:rPr>
                <w:noProof/>
                <w:webHidden/>
              </w:rPr>
              <w:t>9</w:t>
            </w:r>
            <w:r w:rsidR="0050718E">
              <w:rPr>
                <w:noProof/>
                <w:webHidden/>
              </w:rPr>
              <w:fldChar w:fldCharType="end"/>
            </w:r>
          </w:hyperlink>
        </w:p>
        <w:p w14:paraId="5978CF63" w14:textId="506DA2A1" w:rsidR="0050718E" w:rsidRDefault="00E2243F">
          <w:pPr>
            <w:pStyle w:val="TOC1"/>
            <w:tabs>
              <w:tab w:val="right" w:leader="dot" w:pos="9350"/>
            </w:tabs>
            <w:rPr>
              <w:noProof/>
              <w:lang w:bidi="ar-SA"/>
            </w:rPr>
          </w:pPr>
          <w:hyperlink w:anchor="_Toc519240330"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_Toc519240330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0AB8F7CA" w14:textId="4548936F" w:rsidR="0050718E" w:rsidRDefault="00E2243F">
          <w:pPr>
            <w:pStyle w:val="TOC2"/>
            <w:tabs>
              <w:tab w:val="right" w:leader="dot" w:pos="9350"/>
            </w:tabs>
            <w:rPr>
              <w:noProof/>
              <w:lang w:bidi="ar-SA"/>
            </w:rPr>
          </w:pPr>
          <w:hyperlink w:anchor="_Toc519240331" w:history="1">
            <w:r w:rsidR="0050718E" w:rsidRPr="00BD721E">
              <w:rPr>
                <w:rStyle w:val="Hyperlink"/>
                <w:noProof/>
              </w:rPr>
              <w:t>Time Range:</w:t>
            </w:r>
            <w:r w:rsidR="0050718E">
              <w:rPr>
                <w:noProof/>
                <w:webHidden/>
              </w:rPr>
              <w:tab/>
            </w:r>
            <w:r w:rsidR="0050718E">
              <w:rPr>
                <w:noProof/>
                <w:webHidden/>
              </w:rPr>
              <w:fldChar w:fldCharType="begin"/>
            </w:r>
            <w:r w:rsidR="0050718E">
              <w:rPr>
                <w:noProof/>
                <w:webHidden/>
              </w:rPr>
              <w:instrText xml:space="preserve"> PAGEREF _Toc519240331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7506A64B" w14:textId="5EC0AB40" w:rsidR="0050718E" w:rsidRDefault="00E2243F">
          <w:pPr>
            <w:pStyle w:val="TOC2"/>
            <w:tabs>
              <w:tab w:val="right" w:leader="dot" w:pos="9350"/>
            </w:tabs>
            <w:rPr>
              <w:noProof/>
              <w:lang w:bidi="ar-SA"/>
            </w:rPr>
          </w:pPr>
          <w:hyperlink w:anchor="_Toc519240332" w:history="1">
            <w:r w:rsidR="0050718E" w:rsidRPr="00BD721E">
              <w:rPr>
                <w:rStyle w:val="Hyperlink"/>
                <w:noProof/>
              </w:rPr>
              <w:t>Background Mass Fragments</w:t>
            </w:r>
            <w:r w:rsidR="0050718E">
              <w:rPr>
                <w:noProof/>
                <w:webHidden/>
              </w:rPr>
              <w:tab/>
            </w:r>
            <w:r w:rsidR="0050718E">
              <w:rPr>
                <w:noProof/>
                <w:webHidden/>
              </w:rPr>
              <w:fldChar w:fldCharType="begin"/>
            </w:r>
            <w:r w:rsidR="0050718E">
              <w:rPr>
                <w:noProof/>
                <w:webHidden/>
              </w:rPr>
              <w:instrText xml:space="preserve"> PAGEREF _Toc519240332 \h </w:instrText>
            </w:r>
            <w:r w:rsidR="0050718E">
              <w:rPr>
                <w:noProof/>
                <w:webHidden/>
              </w:rPr>
            </w:r>
            <w:r w:rsidR="0050718E">
              <w:rPr>
                <w:noProof/>
                <w:webHidden/>
              </w:rPr>
              <w:fldChar w:fldCharType="separate"/>
            </w:r>
            <w:r w:rsidR="0050718E">
              <w:rPr>
                <w:noProof/>
                <w:webHidden/>
              </w:rPr>
              <w:t>13</w:t>
            </w:r>
            <w:r w:rsidR="0050718E">
              <w:rPr>
                <w:noProof/>
                <w:webHidden/>
              </w:rPr>
              <w:fldChar w:fldCharType="end"/>
            </w:r>
          </w:hyperlink>
        </w:p>
        <w:p w14:paraId="1B268801" w14:textId="75F7822A" w:rsidR="0050718E" w:rsidRDefault="00E2243F">
          <w:pPr>
            <w:pStyle w:val="TOC2"/>
            <w:tabs>
              <w:tab w:val="right" w:leader="dot" w:pos="9350"/>
            </w:tabs>
            <w:rPr>
              <w:noProof/>
              <w:lang w:bidi="ar-SA"/>
            </w:rPr>
          </w:pPr>
          <w:hyperlink w:anchor="_Toc519240333" w:history="1">
            <w:r w:rsidR="0050718E" w:rsidRPr="00BD721E">
              <w:rPr>
                <w:rStyle w:val="Hyperlink"/>
                <w:noProof/>
              </w:rPr>
              <w:t>Correction coefficients:</w:t>
            </w:r>
            <w:r w:rsidR="0050718E">
              <w:rPr>
                <w:noProof/>
                <w:webHidden/>
              </w:rPr>
              <w:tab/>
            </w:r>
            <w:r w:rsidR="0050718E">
              <w:rPr>
                <w:noProof/>
                <w:webHidden/>
              </w:rPr>
              <w:fldChar w:fldCharType="begin"/>
            </w:r>
            <w:r w:rsidR="0050718E">
              <w:rPr>
                <w:noProof/>
                <w:webHidden/>
              </w:rPr>
              <w:instrText xml:space="preserve"> PAGEREF _Toc519240333 \h </w:instrText>
            </w:r>
            <w:r w:rsidR="0050718E">
              <w:rPr>
                <w:noProof/>
                <w:webHidden/>
              </w:rPr>
            </w:r>
            <w:r w:rsidR="0050718E">
              <w:rPr>
                <w:noProof/>
                <w:webHidden/>
              </w:rPr>
              <w:fldChar w:fldCharType="separate"/>
            </w:r>
            <w:r w:rsidR="0050718E">
              <w:rPr>
                <w:noProof/>
                <w:webHidden/>
              </w:rPr>
              <w:t>14</w:t>
            </w:r>
            <w:r w:rsidR="0050718E">
              <w:rPr>
                <w:noProof/>
                <w:webHidden/>
              </w:rPr>
              <w:fldChar w:fldCharType="end"/>
            </w:r>
          </w:hyperlink>
        </w:p>
        <w:p w14:paraId="303C5279" w14:textId="7908A11F" w:rsidR="0050718E" w:rsidRDefault="00E2243F">
          <w:pPr>
            <w:pStyle w:val="TOC2"/>
            <w:tabs>
              <w:tab w:val="right" w:leader="dot" w:pos="9350"/>
            </w:tabs>
            <w:rPr>
              <w:noProof/>
              <w:lang w:bidi="ar-SA"/>
            </w:rPr>
          </w:pPr>
          <w:hyperlink w:anchor="_Toc519240334" w:history="1">
            <w:r w:rsidR="0050718E" w:rsidRPr="00BD721E">
              <w:rPr>
                <w:rStyle w:val="Hyperlink"/>
                <w:noProof/>
              </w:rPr>
              <w:t>Chosen Mass Fragments:</w:t>
            </w:r>
            <w:r w:rsidR="0050718E">
              <w:rPr>
                <w:noProof/>
                <w:webHidden/>
              </w:rPr>
              <w:tab/>
            </w:r>
            <w:r w:rsidR="0050718E">
              <w:rPr>
                <w:noProof/>
                <w:webHidden/>
              </w:rPr>
              <w:fldChar w:fldCharType="begin"/>
            </w:r>
            <w:r w:rsidR="0050718E">
              <w:rPr>
                <w:noProof/>
                <w:webHidden/>
              </w:rPr>
              <w:instrText xml:space="preserve"> PAGEREF _Toc519240334 \h </w:instrText>
            </w:r>
            <w:r w:rsidR="0050718E">
              <w:rPr>
                <w:noProof/>
                <w:webHidden/>
              </w:rPr>
            </w:r>
            <w:r w:rsidR="0050718E">
              <w:rPr>
                <w:noProof/>
                <w:webHidden/>
              </w:rPr>
              <w:fldChar w:fldCharType="separate"/>
            </w:r>
            <w:r w:rsidR="0050718E">
              <w:rPr>
                <w:noProof/>
                <w:webHidden/>
              </w:rPr>
              <w:t>15</w:t>
            </w:r>
            <w:r w:rsidR="0050718E">
              <w:rPr>
                <w:noProof/>
                <w:webHidden/>
              </w:rPr>
              <w:fldChar w:fldCharType="end"/>
            </w:r>
          </w:hyperlink>
        </w:p>
        <w:p w14:paraId="1534CA12" w14:textId="4B9659C5" w:rsidR="0050718E" w:rsidRDefault="00E2243F">
          <w:pPr>
            <w:pStyle w:val="TOC2"/>
            <w:tabs>
              <w:tab w:val="right" w:leader="dot" w:pos="9350"/>
            </w:tabs>
            <w:rPr>
              <w:noProof/>
              <w:lang w:bidi="ar-SA"/>
            </w:rPr>
          </w:pPr>
          <w:hyperlink w:anchor="_Toc519240335" w:history="1">
            <w:r w:rsidR="0050718E" w:rsidRPr="00BD721E">
              <w:rPr>
                <w:rStyle w:val="Hyperlink"/>
                <w:noProof/>
              </w:rPr>
              <w:t>Background Fragments Baseline:</w:t>
            </w:r>
            <w:r w:rsidR="0050718E">
              <w:rPr>
                <w:noProof/>
                <w:webHidden/>
              </w:rPr>
              <w:tab/>
            </w:r>
            <w:r w:rsidR="0050718E">
              <w:rPr>
                <w:noProof/>
                <w:webHidden/>
              </w:rPr>
              <w:fldChar w:fldCharType="begin"/>
            </w:r>
            <w:r w:rsidR="0050718E">
              <w:rPr>
                <w:noProof/>
                <w:webHidden/>
              </w:rPr>
              <w:instrText xml:space="preserve"> PAGEREF _Toc519240335 \h </w:instrText>
            </w:r>
            <w:r w:rsidR="0050718E">
              <w:rPr>
                <w:noProof/>
                <w:webHidden/>
              </w:rPr>
            </w:r>
            <w:r w:rsidR="0050718E">
              <w:rPr>
                <w:noProof/>
                <w:webHidden/>
              </w:rPr>
              <w:fldChar w:fldCharType="separate"/>
            </w:r>
            <w:r w:rsidR="0050718E">
              <w:rPr>
                <w:noProof/>
                <w:webHidden/>
              </w:rPr>
              <w:t>16</w:t>
            </w:r>
            <w:r w:rsidR="0050718E">
              <w:rPr>
                <w:noProof/>
                <w:webHidden/>
              </w:rPr>
              <w:fldChar w:fldCharType="end"/>
            </w:r>
          </w:hyperlink>
        </w:p>
        <w:p w14:paraId="2538CD69" w14:textId="0F290C78" w:rsidR="0050718E" w:rsidRDefault="00E2243F">
          <w:pPr>
            <w:pStyle w:val="TOC2"/>
            <w:tabs>
              <w:tab w:val="right" w:leader="dot" w:pos="9350"/>
            </w:tabs>
            <w:rPr>
              <w:noProof/>
              <w:lang w:bidi="ar-SA"/>
            </w:rPr>
          </w:pPr>
          <w:hyperlink w:anchor="_Toc519240336" w:history="1">
            <w:r w:rsidR="0050718E" w:rsidRPr="00BD721E">
              <w:rPr>
                <w:rStyle w:val="Hyperlink"/>
                <w:noProof/>
              </w:rPr>
              <w:t>Data Range Specifier:</w:t>
            </w:r>
            <w:r w:rsidR="0050718E">
              <w:rPr>
                <w:noProof/>
                <w:webHidden/>
              </w:rPr>
              <w:tab/>
            </w:r>
            <w:r w:rsidR="0050718E">
              <w:rPr>
                <w:noProof/>
                <w:webHidden/>
              </w:rPr>
              <w:fldChar w:fldCharType="begin"/>
            </w:r>
            <w:r w:rsidR="0050718E">
              <w:rPr>
                <w:noProof/>
                <w:webHidden/>
              </w:rPr>
              <w:instrText xml:space="preserve"> PAGEREF _Toc519240336 \h </w:instrText>
            </w:r>
            <w:r w:rsidR="0050718E">
              <w:rPr>
                <w:noProof/>
                <w:webHidden/>
              </w:rPr>
            </w:r>
            <w:r w:rsidR="0050718E">
              <w:rPr>
                <w:noProof/>
                <w:webHidden/>
              </w:rPr>
              <w:fldChar w:fldCharType="separate"/>
            </w:r>
            <w:r w:rsidR="0050718E">
              <w:rPr>
                <w:noProof/>
                <w:webHidden/>
              </w:rPr>
              <w:t>17</w:t>
            </w:r>
            <w:r w:rsidR="0050718E">
              <w:rPr>
                <w:noProof/>
                <w:webHidden/>
              </w:rPr>
              <w:fldChar w:fldCharType="end"/>
            </w:r>
          </w:hyperlink>
        </w:p>
        <w:p w14:paraId="0F2D09D1" w14:textId="64307B35" w:rsidR="0050718E" w:rsidRDefault="00E2243F">
          <w:pPr>
            <w:pStyle w:val="TOC2"/>
            <w:tabs>
              <w:tab w:val="right" w:leader="dot" w:pos="9350"/>
            </w:tabs>
            <w:rPr>
              <w:noProof/>
              <w:lang w:bidi="ar-SA"/>
            </w:rPr>
          </w:pPr>
          <w:hyperlink w:anchor="_Toc519240337" w:history="1">
            <w:r w:rsidR="0050718E" w:rsidRPr="00BD721E">
              <w:rPr>
                <w:rStyle w:val="Hyperlink"/>
                <w:noProof/>
              </w:rPr>
              <w:t>Marginal Change Restrictor</w:t>
            </w:r>
            <w:r w:rsidR="0050718E">
              <w:rPr>
                <w:noProof/>
                <w:webHidden/>
              </w:rPr>
              <w:tab/>
            </w:r>
            <w:r w:rsidR="0050718E">
              <w:rPr>
                <w:noProof/>
                <w:webHidden/>
              </w:rPr>
              <w:fldChar w:fldCharType="begin"/>
            </w:r>
            <w:r w:rsidR="0050718E">
              <w:rPr>
                <w:noProof/>
                <w:webHidden/>
              </w:rPr>
              <w:instrText xml:space="preserve"> PAGEREF _Toc519240337 \h </w:instrText>
            </w:r>
            <w:r w:rsidR="0050718E">
              <w:rPr>
                <w:noProof/>
                <w:webHidden/>
              </w:rPr>
            </w:r>
            <w:r w:rsidR="0050718E">
              <w:rPr>
                <w:noProof/>
                <w:webHidden/>
              </w:rPr>
              <w:fldChar w:fldCharType="separate"/>
            </w:r>
            <w:r w:rsidR="0050718E">
              <w:rPr>
                <w:noProof/>
                <w:webHidden/>
              </w:rPr>
              <w:t>18</w:t>
            </w:r>
            <w:r w:rsidR="0050718E">
              <w:rPr>
                <w:noProof/>
                <w:webHidden/>
              </w:rPr>
              <w:fldChar w:fldCharType="end"/>
            </w:r>
          </w:hyperlink>
        </w:p>
        <w:p w14:paraId="4DDE5424" w14:textId="7B6320A1" w:rsidR="0050718E" w:rsidRDefault="00E2243F">
          <w:pPr>
            <w:pStyle w:val="TOC2"/>
            <w:tabs>
              <w:tab w:val="right" w:leader="dot" w:pos="9350"/>
            </w:tabs>
            <w:rPr>
              <w:noProof/>
              <w:lang w:bidi="ar-SA"/>
            </w:rPr>
          </w:pPr>
          <w:hyperlink w:anchor="_Toc519240338" w:history="1">
            <w:r w:rsidR="00AA2D09">
              <w:rPr>
                <w:rStyle w:val="Hyperlink"/>
                <w:noProof/>
              </w:rPr>
              <w:t>Reference Pattern Changer</w:t>
            </w:r>
            <w:r w:rsidR="0050718E" w:rsidRPr="00BD721E">
              <w:rPr>
                <w:rStyle w:val="Hyperlink"/>
                <w:noProof/>
              </w:rPr>
              <w:t>:</w:t>
            </w:r>
            <w:r w:rsidR="0050718E">
              <w:rPr>
                <w:noProof/>
                <w:webHidden/>
              </w:rPr>
              <w:tab/>
            </w:r>
            <w:r w:rsidR="0050718E">
              <w:rPr>
                <w:noProof/>
                <w:webHidden/>
              </w:rPr>
              <w:fldChar w:fldCharType="begin"/>
            </w:r>
            <w:r w:rsidR="0050718E">
              <w:rPr>
                <w:noProof/>
                <w:webHidden/>
              </w:rPr>
              <w:instrText xml:space="preserve"> PAGEREF _Toc519240338 \h </w:instrText>
            </w:r>
            <w:r w:rsidR="0050718E">
              <w:rPr>
                <w:noProof/>
                <w:webHidden/>
              </w:rPr>
            </w:r>
            <w:r w:rsidR="0050718E">
              <w:rPr>
                <w:noProof/>
                <w:webHidden/>
              </w:rPr>
              <w:fldChar w:fldCharType="separate"/>
            </w:r>
            <w:r w:rsidR="0050718E">
              <w:rPr>
                <w:noProof/>
                <w:webHidden/>
              </w:rPr>
              <w:t>19</w:t>
            </w:r>
            <w:r w:rsidR="0050718E">
              <w:rPr>
                <w:noProof/>
                <w:webHidden/>
              </w:rPr>
              <w:fldChar w:fldCharType="end"/>
            </w:r>
          </w:hyperlink>
        </w:p>
        <w:p w14:paraId="654ED247" w14:textId="3A9C2637" w:rsidR="0050718E" w:rsidRDefault="00E2243F">
          <w:pPr>
            <w:pStyle w:val="TOC2"/>
            <w:tabs>
              <w:tab w:val="right" w:leader="dot" w:pos="9350"/>
            </w:tabs>
            <w:rPr>
              <w:noProof/>
              <w:lang w:bidi="ar-SA"/>
            </w:rPr>
          </w:pPr>
          <w:hyperlink w:anchor="_Toc519240339" w:history="1">
            <w:r w:rsidR="0050718E" w:rsidRPr="00BD721E">
              <w:rPr>
                <w:rStyle w:val="Hyperlink"/>
                <w:noProof/>
              </w:rPr>
              <w:t>Mass Fragmentation Threshold:</w:t>
            </w:r>
            <w:r w:rsidR="0050718E">
              <w:rPr>
                <w:noProof/>
                <w:webHidden/>
              </w:rPr>
              <w:tab/>
            </w:r>
            <w:r w:rsidR="0050718E">
              <w:rPr>
                <w:noProof/>
                <w:webHidden/>
              </w:rPr>
              <w:fldChar w:fldCharType="begin"/>
            </w:r>
            <w:r w:rsidR="0050718E">
              <w:rPr>
                <w:noProof/>
                <w:webHidden/>
              </w:rPr>
              <w:instrText xml:space="preserve"> PAGEREF _Toc519240339 \h </w:instrText>
            </w:r>
            <w:r w:rsidR="0050718E">
              <w:rPr>
                <w:noProof/>
                <w:webHidden/>
              </w:rPr>
            </w:r>
            <w:r w:rsidR="0050718E">
              <w:rPr>
                <w:noProof/>
                <w:webHidden/>
              </w:rPr>
              <w:fldChar w:fldCharType="separate"/>
            </w:r>
            <w:r w:rsidR="0050718E">
              <w:rPr>
                <w:noProof/>
                <w:webHidden/>
              </w:rPr>
              <w:t>23</w:t>
            </w:r>
            <w:r w:rsidR="0050718E">
              <w:rPr>
                <w:noProof/>
                <w:webHidden/>
              </w:rPr>
              <w:fldChar w:fldCharType="end"/>
            </w:r>
          </w:hyperlink>
        </w:p>
        <w:p w14:paraId="1BE5C889" w14:textId="2F8CD696" w:rsidR="0050718E" w:rsidRDefault="00E2243F">
          <w:pPr>
            <w:pStyle w:val="TOC2"/>
            <w:tabs>
              <w:tab w:val="right" w:leader="dot" w:pos="9350"/>
            </w:tabs>
            <w:rPr>
              <w:noProof/>
              <w:lang w:bidi="ar-SA"/>
            </w:rPr>
          </w:pPr>
          <w:hyperlink w:anchor="_Toc519240340" w:history="1">
            <w:r w:rsidR="0050718E" w:rsidRPr="00BD721E">
              <w:rPr>
                <w:rStyle w:val="Hyperlink"/>
                <w:noProof/>
              </w:rPr>
              <w:t>Data Threshold Chooser:</w:t>
            </w:r>
            <w:r w:rsidR="0050718E">
              <w:rPr>
                <w:noProof/>
                <w:webHidden/>
              </w:rPr>
              <w:tab/>
            </w:r>
            <w:r w:rsidR="0050718E">
              <w:rPr>
                <w:noProof/>
                <w:webHidden/>
              </w:rPr>
              <w:fldChar w:fldCharType="begin"/>
            </w:r>
            <w:r w:rsidR="0050718E">
              <w:rPr>
                <w:noProof/>
                <w:webHidden/>
              </w:rPr>
              <w:instrText xml:space="preserve"> PAGEREF _Toc519240340 \h </w:instrText>
            </w:r>
            <w:r w:rsidR="0050718E">
              <w:rPr>
                <w:noProof/>
                <w:webHidden/>
              </w:rPr>
            </w:r>
            <w:r w:rsidR="0050718E">
              <w:rPr>
                <w:noProof/>
                <w:webHidden/>
              </w:rPr>
              <w:fldChar w:fldCharType="separate"/>
            </w:r>
            <w:r w:rsidR="0050718E">
              <w:rPr>
                <w:noProof/>
                <w:webHidden/>
              </w:rPr>
              <w:t>25</w:t>
            </w:r>
            <w:r w:rsidR="0050718E">
              <w:rPr>
                <w:noProof/>
                <w:webHidden/>
              </w:rPr>
              <w:fldChar w:fldCharType="end"/>
            </w:r>
          </w:hyperlink>
        </w:p>
        <w:p w14:paraId="594AE1F8" w14:textId="78B1E704" w:rsidR="0050718E" w:rsidRDefault="00E2243F">
          <w:pPr>
            <w:pStyle w:val="TOC2"/>
            <w:tabs>
              <w:tab w:val="right" w:leader="dot" w:pos="9350"/>
            </w:tabs>
            <w:rPr>
              <w:noProof/>
              <w:lang w:bidi="ar-SA"/>
            </w:rPr>
          </w:pPr>
          <w:hyperlink w:anchor="_Toc519240341" w:history="1">
            <w:r w:rsidR="0050718E" w:rsidRPr="00BD721E">
              <w:rPr>
                <w:rStyle w:val="Hyperlink"/>
                <w:noProof/>
              </w:rPr>
              <w:t>Data Smoothing:</w:t>
            </w:r>
            <w:r w:rsidR="0050718E">
              <w:rPr>
                <w:noProof/>
                <w:webHidden/>
              </w:rPr>
              <w:tab/>
            </w:r>
            <w:r w:rsidR="0050718E">
              <w:rPr>
                <w:noProof/>
                <w:webHidden/>
              </w:rPr>
              <w:fldChar w:fldCharType="begin"/>
            </w:r>
            <w:r w:rsidR="0050718E">
              <w:rPr>
                <w:noProof/>
                <w:webHidden/>
              </w:rPr>
              <w:instrText xml:space="preserve"> PAGEREF _Toc519240341 \h </w:instrText>
            </w:r>
            <w:r w:rsidR="0050718E">
              <w:rPr>
                <w:noProof/>
                <w:webHidden/>
              </w:rPr>
            </w:r>
            <w:r w:rsidR="0050718E">
              <w:rPr>
                <w:noProof/>
                <w:webHidden/>
              </w:rPr>
              <w:fldChar w:fldCharType="separate"/>
            </w:r>
            <w:r w:rsidR="0050718E">
              <w:rPr>
                <w:noProof/>
                <w:webHidden/>
              </w:rPr>
              <w:t>27</w:t>
            </w:r>
            <w:r w:rsidR="0050718E">
              <w:rPr>
                <w:noProof/>
                <w:webHidden/>
              </w:rPr>
              <w:fldChar w:fldCharType="end"/>
            </w:r>
          </w:hyperlink>
        </w:p>
        <w:p w14:paraId="28CBDBC2" w14:textId="051AE1DB" w:rsidR="0050718E" w:rsidRDefault="00E2243F">
          <w:pPr>
            <w:pStyle w:val="TOC2"/>
            <w:tabs>
              <w:tab w:val="right" w:leader="dot" w:pos="9350"/>
            </w:tabs>
            <w:rPr>
              <w:noProof/>
              <w:lang w:bidi="ar-SA"/>
            </w:rPr>
          </w:pPr>
          <w:hyperlink w:anchor="_Toc519240342" w:history="1">
            <w:r w:rsidR="0050718E" w:rsidRPr="00BD721E">
              <w:rPr>
                <w:rStyle w:val="Hyperlink"/>
                <w:noProof/>
              </w:rPr>
              <w:t>Raw Signal Thresholds:</w:t>
            </w:r>
            <w:r w:rsidR="0050718E">
              <w:rPr>
                <w:noProof/>
                <w:webHidden/>
              </w:rPr>
              <w:tab/>
            </w:r>
            <w:r w:rsidR="0050718E">
              <w:rPr>
                <w:noProof/>
                <w:webHidden/>
              </w:rPr>
              <w:fldChar w:fldCharType="begin"/>
            </w:r>
            <w:r w:rsidR="0050718E">
              <w:rPr>
                <w:noProof/>
                <w:webHidden/>
              </w:rPr>
              <w:instrText xml:space="preserve"> PAGEREF _Toc519240342 \h </w:instrText>
            </w:r>
            <w:r w:rsidR="0050718E">
              <w:rPr>
                <w:noProof/>
                <w:webHidden/>
              </w:rPr>
            </w:r>
            <w:r w:rsidR="0050718E">
              <w:rPr>
                <w:noProof/>
                <w:webHidden/>
              </w:rPr>
              <w:fldChar w:fldCharType="separate"/>
            </w:r>
            <w:r w:rsidR="0050718E">
              <w:rPr>
                <w:noProof/>
                <w:webHidden/>
              </w:rPr>
              <w:t>29</w:t>
            </w:r>
            <w:r w:rsidR="0050718E">
              <w:rPr>
                <w:noProof/>
                <w:webHidden/>
              </w:rPr>
              <w:fldChar w:fldCharType="end"/>
            </w:r>
          </w:hyperlink>
        </w:p>
        <w:p w14:paraId="2FBA7433" w14:textId="69743188" w:rsidR="0050718E" w:rsidRDefault="00E2243F">
          <w:pPr>
            <w:pStyle w:val="TOC2"/>
            <w:tabs>
              <w:tab w:val="right" w:leader="dot" w:pos="9350"/>
            </w:tabs>
            <w:rPr>
              <w:noProof/>
              <w:lang w:bidi="ar-SA"/>
            </w:rPr>
          </w:pPr>
          <w:hyperlink w:anchor="_Toc519240343" w:history="1">
            <w:r w:rsidR="0050718E" w:rsidRPr="00BD721E">
              <w:rPr>
                <w:rStyle w:val="Hyperlink"/>
                <w:noProof/>
              </w:rPr>
              <w:t>Negative Analyzer:</w:t>
            </w:r>
            <w:r w:rsidR="0050718E">
              <w:rPr>
                <w:noProof/>
                <w:webHidden/>
              </w:rPr>
              <w:tab/>
            </w:r>
            <w:r w:rsidR="0050718E">
              <w:rPr>
                <w:noProof/>
                <w:webHidden/>
              </w:rPr>
              <w:fldChar w:fldCharType="begin"/>
            </w:r>
            <w:r w:rsidR="0050718E">
              <w:rPr>
                <w:noProof/>
                <w:webHidden/>
              </w:rPr>
              <w:instrText xml:space="preserve"> PAGEREF _Toc519240343 \h </w:instrText>
            </w:r>
            <w:r w:rsidR="0050718E">
              <w:rPr>
                <w:noProof/>
                <w:webHidden/>
              </w:rPr>
            </w:r>
            <w:r w:rsidR="0050718E">
              <w:rPr>
                <w:noProof/>
                <w:webHidden/>
              </w:rPr>
              <w:fldChar w:fldCharType="separate"/>
            </w:r>
            <w:r w:rsidR="0050718E">
              <w:rPr>
                <w:noProof/>
                <w:webHidden/>
              </w:rPr>
              <w:t>31</w:t>
            </w:r>
            <w:r w:rsidR="0050718E">
              <w:rPr>
                <w:noProof/>
                <w:webHidden/>
              </w:rPr>
              <w:fldChar w:fldCharType="end"/>
            </w:r>
          </w:hyperlink>
        </w:p>
        <w:p w14:paraId="1F089063" w14:textId="21043AFF" w:rsidR="0050718E" w:rsidRDefault="00E2243F">
          <w:pPr>
            <w:pStyle w:val="TOC1"/>
            <w:tabs>
              <w:tab w:val="right" w:leader="dot" w:pos="9350"/>
            </w:tabs>
            <w:rPr>
              <w:noProof/>
              <w:lang w:bidi="ar-SA"/>
            </w:rPr>
          </w:pPr>
          <w:hyperlink w:anchor="_Toc519240344"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_Toc519240344 \h </w:instrText>
            </w:r>
            <w:r w:rsidR="0050718E">
              <w:rPr>
                <w:noProof/>
                <w:webHidden/>
              </w:rPr>
            </w:r>
            <w:r w:rsidR="0050718E">
              <w:rPr>
                <w:noProof/>
                <w:webHidden/>
              </w:rPr>
              <w:fldChar w:fldCharType="separate"/>
            </w:r>
            <w:r w:rsidR="0050718E">
              <w:rPr>
                <w:noProof/>
                <w:webHidden/>
              </w:rPr>
              <w:t>34</w:t>
            </w:r>
            <w:r w:rsidR="0050718E">
              <w:rPr>
                <w:noProof/>
                <w:webHidden/>
              </w:rPr>
              <w:fldChar w:fldCharType="end"/>
            </w:r>
          </w:hyperlink>
        </w:p>
        <w:p w14:paraId="2697E0DC" w14:textId="17B033D1" w:rsidR="0050718E" w:rsidRDefault="00E2243F">
          <w:pPr>
            <w:pStyle w:val="TOC2"/>
            <w:tabs>
              <w:tab w:val="right" w:leader="dot" w:pos="9350"/>
            </w:tabs>
            <w:rPr>
              <w:noProof/>
              <w:lang w:bidi="ar-SA"/>
            </w:rPr>
          </w:pPr>
          <w:hyperlink w:anchor="_Toc519240345" w:history="1">
            <w:r w:rsidR="0050718E" w:rsidRPr="00BD721E">
              <w:rPr>
                <w:rStyle w:val="Hyperlink"/>
                <w:noProof/>
              </w:rPr>
              <w:t>Inverse Method:</w:t>
            </w:r>
            <w:r w:rsidR="0050718E">
              <w:rPr>
                <w:noProof/>
                <w:webHidden/>
              </w:rPr>
              <w:tab/>
            </w:r>
            <w:r w:rsidR="0050718E">
              <w:rPr>
                <w:noProof/>
                <w:webHidden/>
              </w:rPr>
              <w:fldChar w:fldCharType="begin"/>
            </w:r>
            <w:r w:rsidR="0050718E">
              <w:rPr>
                <w:noProof/>
                <w:webHidden/>
              </w:rPr>
              <w:instrText xml:space="preserve"> PAGEREF _Toc519240345 \h </w:instrText>
            </w:r>
            <w:r w:rsidR="0050718E">
              <w:rPr>
                <w:noProof/>
                <w:webHidden/>
              </w:rPr>
            </w:r>
            <w:r w:rsidR="0050718E">
              <w:rPr>
                <w:noProof/>
                <w:webHidden/>
              </w:rPr>
              <w:fldChar w:fldCharType="separate"/>
            </w:r>
            <w:r w:rsidR="0050718E">
              <w:rPr>
                <w:noProof/>
                <w:webHidden/>
              </w:rPr>
              <w:t>35</w:t>
            </w:r>
            <w:r w:rsidR="0050718E">
              <w:rPr>
                <w:noProof/>
                <w:webHidden/>
              </w:rPr>
              <w:fldChar w:fldCharType="end"/>
            </w:r>
          </w:hyperlink>
        </w:p>
        <w:p w14:paraId="2B9A28EC" w14:textId="51F0C67A" w:rsidR="0050718E" w:rsidRDefault="00E2243F">
          <w:pPr>
            <w:pStyle w:val="TOC2"/>
            <w:tabs>
              <w:tab w:val="right" w:leader="dot" w:pos="9350"/>
            </w:tabs>
            <w:rPr>
              <w:noProof/>
              <w:lang w:bidi="ar-SA"/>
            </w:rPr>
          </w:pPr>
          <w:hyperlink w:anchor="_Toc519240346" w:history="1">
            <w:r w:rsidR="0050718E" w:rsidRPr="00BD721E">
              <w:rPr>
                <w:rStyle w:val="Hyperlink"/>
                <w:noProof/>
              </w:rPr>
              <w:t>Sequential Linear Subtraction Method:</w:t>
            </w:r>
            <w:r w:rsidR="0050718E">
              <w:rPr>
                <w:noProof/>
                <w:webHidden/>
              </w:rPr>
              <w:tab/>
            </w:r>
            <w:r w:rsidR="0050718E">
              <w:rPr>
                <w:noProof/>
                <w:webHidden/>
              </w:rPr>
              <w:fldChar w:fldCharType="begin"/>
            </w:r>
            <w:r w:rsidR="0050718E">
              <w:rPr>
                <w:noProof/>
                <w:webHidden/>
              </w:rPr>
              <w:instrText xml:space="preserve"> PAGEREF _Toc519240346 \h </w:instrText>
            </w:r>
            <w:r w:rsidR="0050718E">
              <w:rPr>
                <w:noProof/>
                <w:webHidden/>
              </w:rPr>
            </w:r>
            <w:r w:rsidR="0050718E">
              <w:rPr>
                <w:noProof/>
                <w:webHidden/>
              </w:rPr>
              <w:fldChar w:fldCharType="separate"/>
            </w:r>
            <w:r w:rsidR="0050718E">
              <w:rPr>
                <w:noProof/>
                <w:webHidden/>
              </w:rPr>
              <w:t>36</w:t>
            </w:r>
            <w:r w:rsidR="0050718E">
              <w:rPr>
                <w:noProof/>
                <w:webHidden/>
              </w:rPr>
              <w:fldChar w:fldCharType="end"/>
            </w:r>
          </w:hyperlink>
        </w:p>
        <w:p w14:paraId="5420A6C5" w14:textId="69707C8F" w:rsidR="0050718E" w:rsidRDefault="00E2243F">
          <w:pPr>
            <w:pStyle w:val="TOC2"/>
            <w:tabs>
              <w:tab w:val="right" w:leader="dot" w:pos="9350"/>
            </w:tabs>
            <w:rPr>
              <w:noProof/>
              <w:lang w:bidi="ar-SA"/>
            </w:rPr>
          </w:pPr>
          <w:hyperlink w:anchor="_Toc519240347" w:history="1">
            <w:r w:rsidR="0050718E" w:rsidRPr="00BD721E">
              <w:rPr>
                <w:rStyle w:val="Hyperlink"/>
                <w:noProof/>
              </w:rPr>
              <w:t>Finisher:</w:t>
            </w:r>
            <w:r w:rsidR="0050718E">
              <w:rPr>
                <w:noProof/>
                <w:webHidden/>
              </w:rPr>
              <w:tab/>
            </w:r>
            <w:r w:rsidR="0050718E">
              <w:rPr>
                <w:noProof/>
                <w:webHidden/>
              </w:rPr>
              <w:fldChar w:fldCharType="begin"/>
            </w:r>
            <w:r w:rsidR="0050718E">
              <w:rPr>
                <w:noProof/>
                <w:webHidden/>
              </w:rPr>
              <w:instrText xml:space="preserve"> PAGEREF _Toc519240347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03AAC6E3" w14:textId="1CBE5A69" w:rsidR="0050718E" w:rsidRDefault="00E2243F">
          <w:pPr>
            <w:pStyle w:val="TOC3"/>
            <w:tabs>
              <w:tab w:val="right" w:leader="dot" w:pos="9350"/>
            </w:tabs>
            <w:rPr>
              <w:noProof/>
              <w:lang w:bidi="ar-SA"/>
            </w:rPr>
          </w:pPr>
          <w:hyperlink w:anchor="_Toc519240348" w:history="1">
            <w:r w:rsidR="0050718E" w:rsidRPr="00BD721E">
              <w:rPr>
                <w:rStyle w:val="Hyperlink"/>
                <w:noProof/>
              </w:rPr>
              <w:t>Brute:</w:t>
            </w:r>
            <w:r w:rsidR="0050718E">
              <w:rPr>
                <w:noProof/>
                <w:webHidden/>
              </w:rPr>
              <w:tab/>
            </w:r>
            <w:r w:rsidR="0050718E">
              <w:rPr>
                <w:noProof/>
                <w:webHidden/>
              </w:rPr>
              <w:fldChar w:fldCharType="begin"/>
            </w:r>
            <w:r w:rsidR="0050718E">
              <w:rPr>
                <w:noProof/>
                <w:webHidden/>
              </w:rPr>
              <w:instrText xml:space="preserve"> PAGEREF _Toc519240348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499C947B" w14:textId="0610AC50" w:rsidR="0050718E" w:rsidRDefault="00E2243F">
          <w:pPr>
            <w:pStyle w:val="TOC3"/>
            <w:tabs>
              <w:tab w:val="right" w:leader="dot" w:pos="9350"/>
            </w:tabs>
            <w:rPr>
              <w:noProof/>
              <w:lang w:bidi="ar-SA"/>
            </w:rPr>
          </w:pPr>
          <w:hyperlink w:anchor="_Toc519240349" w:history="1">
            <w:r w:rsidR="0050718E" w:rsidRPr="00BD721E">
              <w:rPr>
                <w:rStyle w:val="Hyperlink"/>
                <w:noProof/>
              </w:rPr>
              <w:t>Inverse:</w:t>
            </w:r>
            <w:r w:rsidR="0050718E">
              <w:rPr>
                <w:noProof/>
                <w:webHidden/>
              </w:rPr>
              <w:tab/>
            </w:r>
            <w:r w:rsidR="0050718E">
              <w:rPr>
                <w:noProof/>
                <w:webHidden/>
              </w:rPr>
              <w:fldChar w:fldCharType="begin"/>
            </w:r>
            <w:r w:rsidR="0050718E">
              <w:rPr>
                <w:noProof/>
                <w:webHidden/>
              </w:rPr>
              <w:instrText xml:space="preserve"> PAGEREF _Toc519240349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16F91E5C" w14:textId="0F6BCE73" w:rsidR="0050718E" w:rsidRDefault="00E2243F">
          <w:pPr>
            <w:pStyle w:val="TOC2"/>
            <w:tabs>
              <w:tab w:val="right" w:leader="dot" w:pos="9350"/>
            </w:tabs>
            <w:rPr>
              <w:noProof/>
              <w:lang w:bidi="ar-SA"/>
            </w:rPr>
          </w:pPr>
          <w:hyperlink w:anchor="_Toc519240350" w:history="1">
            <w:r w:rsidR="0050718E" w:rsidRPr="00BD721E">
              <w:rPr>
                <w:rStyle w:val="Hyperlink"/>
                <w:noProof/>
              </w:rPr>
              <w:t>Converting Relative Signals to Concentrations:</w:t>
            </w:r>
            <w:r w:rsidR="0050718E">
              <w:rPr>
                <w:noProof/>
                <w:webHidden/>
              </w:rPr>
              <w:tab/>
            </w:r>
            <w:r w:rsidR="0050718E">
              <w:rPr>
                <w:noProof/>
                <w:webHidden/>
              </w:rPr>
              <w:fldChar w:fldCharType="begin"/>
            </w:r>
            <w:r w:rsidR="0050718E">
              <w:rPr>
                <w:noProof/>
                <w:webHidden/>
              </w:rPr>
              <w:instrText xml:space="preserve"> PAGEREF _Toc519240350 \h </w:instrText>
            </w:r>
            <w:r w:rsidR="0050718E">
              <w:rPr>
                <w:noProof/>
                <w:webHidden/>
              </w:rPr>
            </w:r>
            <w:r w:rsidR="0050718E">
              <w:rPr>
                <w:noProof/>
                <w:webHidden/>
              </w:rPr>
              <w:fldChar w:fldCharType="separate"/>
            </w:r>
            <w:r w:rsidR="0050718E">
              <w:rPr>
                <w:noProof/>
                <w:webHidden/>
              </w:rPr>
              <w:t>38</w:t>
            </w:r>
            <w:r w:rsidR="0050718E">
              <w:rPr>
                <w:noProof/>
                <w:webHidden/>
              </w:rPr>
              <w:fldChar w:fldCharType="end"/>
            </w:r>
          </w:hyperlink>
        </w:p>
        <w:p w14:paraId="6E0E6392" w14:textId="763D9FAD" w:rsidR="0050718E" w:rsidRDefault="00E2243F">
          <w:pPr>
            <w:pStyle w:val="TOC1"/>
            <w:tabs>
              <w:tab w:val="right" w:leader="dot" w:pos="9350"/>
            </w:tabs>
            <w:rPr>
              <w:noProof/>
              <w:lang w:bidi="ar-SA"/>
            </w:rPr>
          </w:pPr>
          <w:hyperlink w:anchor="_Toc519240351" w:history="1">
            <w:r w:rsidR="0050718E" w:rsidRPr="00BD721E">
              <w:rPr>
                <w:rStyle w:val="Hyperlink"/>
                <w:noProof/>
              </w:rPr>
              <w:t>Signal Simulation</w:t>
            </w:r>
            <w:r w:rsidR="0050718E">
              <w:rPr>
                <w:noProof/>
                <w:webHidden/>
              </w:rPr>
              <w:tab/>
            </w:r>
            <w:r w:rsidR="0050718E">
              <w:rPr>
                <w:noProof/>
                <w:webHidden/>
              </w:rPr>
              <w:fldChar w:fldCharType="begin"/>
            </w:r>
            <w:r w:rsidR="0050718E">
              <w:rPr>
                <w:noProof/>
                <w:webHidden/>
              </w:rPr>
              <w:instrText xml:space="preserve"> PAGEREF _Toc519240351 \h </w:instrText>
            </w:r>
            <w:r w:rsidR="0050718E">
              <w:rPr>
                <w:noProof/>
                <w:webHidden/>
              </w:rPr>
            </w:r>
            <w:r w:rsidR="0050718E">
              <w:rPr>
                <w:noProof/>
                <w:webHidden/>
              </w:rPr>
              <w:fldChar w:fldCharType="separate"/>
            </w:r>
            <w:r w:rsidR="0050718E">
              <w:rPr>
                <w:noProof/>
                <w:webHidden/>
              </w:rPr>
              <w:t>39</w:t>
            </w:r>
            <w:r w:rsidR="0050718E">
              <w:rPr>
                <w:noProof/>
                <w:webHidden/>
              </w:rPr>
              <w:fldChar w:fldCharType="end"/>
            </w:r>
          </w:hyperlink>
        </w:p>
        <w:p w14:paraId="390EC210" w14:textId="172E758F" w:rsidR="0050718E" w:rsidRDefault="00E2243F">
          <w:pPr>
            <w:pStyle w:val="TOC1"/>
            <w:tabs>
              <w:tab w:val="right" w:leader="dot" w:pos="9350"/>
            </w:tabs>
            <w:rPr>
              <w:noProof/>
              <w:lang w:bidi="ar-SA"/>
            </w:rPr>
          </w:pPr>
          <w:hyperlink w:anchor="_Toc519240352" w:history="1">
            <w:r w:rsidR="0050718E" w:rsidRPr="00BD721E">
              <w:rPr>
                <w:rStyle w:val="Hyperlink"/>
                <w:noProof/>
              </w:rPr>
              <w:t>Appendix 1: JDX Converter</w:t>
            </w:r>
            <w:r w:rsidR="0050718E">
              <w:rPr>
                <w:noProof/>
                <w:webHidden/>
              </w:rPr>
              <w:tab/>
            </w:r>
            <w:r w:rsidR="0050718E">
              <w:rPr>
                <w:noProof/>
                <w:webHidden/>
              </w:rPr>
              <w:fldChar w:fldCharType="begin"/>
            </w:r>
            <w:r w:rsidR="0050718E">
              <w:rPr>
                <w:noProof/>
                <w:webHidden/>
              </w:rPr>
              <w:instrText xml:space="preserve"> PAGEREF _Toc519240352 \h </w:instrText>
            </w:r>
            <w:r w:rsidR="0050718E">
              <w:rPr>
                <w:noProof/>
                <w:webHidden/>
              </w:rPr>
            </w:r>
            <w:r w:rsidR="0050718E">
              <w:rPr>
                <w:noProof/>
                <w:webHidden/>
              </w:rPr>
              <w:fldChar w:fldCharType="separate"/>
            </w:r>
            <w:r w:rsidR="0050718E">
              <w:rPr>
                <w:noProof/>
                <w:webHidden/>
              </w:rPr>
              <w:t>40</w:t>
            </w:r>
            <w:r w:rsidR="0050718E">
              <w:rPr>
                <w:noProof/>
                <w:webHidden/>
              </w:rPr>
              <w:fldChar w:fldCharType="end"/>
            </w:r>
          </w:hyperlink>
        </w:p>
        <w:p w14:paraId="0637BA8E" w14:textId="2DD6E6FA" w:rsidR="0050718E" w:rsidRDefault="00E2243F">
          <w:pPr>
            <w:pStyle w:val="TOC1"/>
            <w:tabs>
              <w:tab w:val="right" w:leader="dot" w:pos="9350"/>
            </w:tabs>
            <w:rPr>
              <w:noProof/>
              <w:lang w:bidi="ar-SA"/>
            </w:rPr>
          </w:pPr>
          <w:hyperlink w:anchor="_Toc519240353" w:history="1">
            <w:r w:rsidR="0050718E" w:rsidRPr="00BD721E">
              <w:rPr>
                <w:rStyle w:val="Hyperlink"/>
                <w:noProof/>
              </w:rPr>
              <w:t>Appendix 2: Data Generation (Module)</w:t>
            </w:r>
            <w:r w:rsidR="0050718E">
              <w:rPr>
                <w:noProof/>
                <w:webHidden/>
              </w:rPr>
              <w:tab/>
            </w:r>
            <w:r w:rsidR="0050718E">
              <w:rPr>
                <w:noProof/>
                <w:webHidden/>
              </w:rPr>
              <w:fldChar w:fldCharType="begin"/>
            </w:r>
            <w:r w:rsidR="0050718E">
              <w:rPr>
                <w:noProof/>
                <w:webHidden/>
              </w:rPr>
              <w:instrText xml:space="preserve"> PAGEREF _Toc519240353 \h </w:instrText>
            </w:r>
            <w:r w:rsidR="0050718E">
              <w:rPr>
                <w:noProof/>
                <w:webHidden/>
              </w:rPr>
            </w:r>
            <w:r w:rsidR="0050718E">
              <w:rPr>
                <w:noProof/>
                <w:webHidden/>
              </w:rPr>
              <w:fldChar w:fldCharType="separate"/>
            </w:r>
            <w:r w:rsidR="0050718E">
              <w:rPr>
                <w:noProof/>
                <w:webHidden/>
              </w:rPr>
              <w:t>43</w:t>
            </w:r>
            <w:r w:rsidR="0050718E">
              <w:rPr>
                <w:noProof/>
                <w:webHidden/>
              </w:rPr>
              <w:fldChar w:fldCharType="end"/>
            </w:r>
          </w:hyperlink>
        </w:p>
        <w:p w14:paraId="08340AD9" w14:textId="77777777" w:rsidR="00491E9F" w:rsidRDefault="004405C5">
          <w:r>
            <w:fldChar w:fldCharType="end"/>
          </w:r>
        </w:p>
      </w:sdtContent>
    </w:sdt>
    <w:p w14:paraId="4F90E40C" w14:textId="77777777" w:rsidR="00B13653" w:rsidRDefault="00B13653"/>
    <w:p w14:paraId="04898990" w14:textId="77777777" w:rsidR="001831EB" w:rsidRDefault="00931F9E" w:rsidP="00491E9F">
      <w:pPr>
        <w:pStyle w:val="Heading1"/>
      </w:pPr>
      <w:bookmarkStart w:id="0" w:name="_Toc519240321"/>
      <w:r>
        <w:t xml:space="preserve">INTRODUCTION TO THE </w:t>
      </w:r>
      <w:r w:rsidR="003A65D2">
        <w:t>MSRESOLVE PROGRAM:</w:t>
      </w:r>
      <w:bookmarkEnd w:id="0"/>
      <w:r w:rsidR="003A65D2">
        <w:t xml:space="preserve"> </w:t>
      </w:r>
    </w:p>
    <w:p w14:paraId="6F8449CA" w14:textId="1FF11823" w:rsidR="009A24F9" w:rsidRDefault="009A24F9" w:rsidP="00491E9F">
      <w:pPr>
        <w:pStyle w:val="Heading2"/>
      </w:pPr>
      <w:bookmarkStart w:id="1" w:name="_Toc519240322"/>
      <w:r>
        <w:t xml:space="preserve">The Need for MSRESOLVE and </w:t>
      </w:r>
      <w:del w:id="2" w:author="Savara, Aditya Ashi" w:date="2021-05-07T15:02:00Z">
        <w:r w:rsidDel="00AA7464">
          <w:delText>some Tips</w:delText>
        </w:r>
      </w:del>
      <w:ins w:id="3" w:author="Savara, Aditya Ashi" w:date="2021-05-07T15:02:00Z">
        <w:r w:rsidR="00AA7464">
          <w:t>what it offers</w:t>
        </w:r>
      </w:ins>
    </w:p>
    <w:p w14:paraId="7029A555" w14:textId="68374EF4" w:rsidR="00B66F61" w:rsidRDefault="00FA4E14" w:rsidP="00FA4E14">
      <w:pPr>
        <w:rPr>
          <w:ins w:id="4" w:author="Savara, Aditya Ashi" w:date="2021-05-07T13:54:00Z"/>
        </w:rPr>
      </w:pPr>
      <w:ins w:id="5" w:author="Savara, Aditya Ashi" w:date="2021-05-07T12:49:00Z">
        <w:r>
          <w:t>During “solving” of collecte</w:t>
        </w:r>
      </w:ins>
      <w:ins w:id="6" w:author="Savara, Aditya Ashi" w:date="2021-05-07T13:52:00Z">
        <w:r w:rsidR="00B66F61">
          <w:t>d</w:t>
        </w:r>
      </w:ins>
      <w:ins w:id="7" w:author="Savara, Aditya Ashi" w:date="2021-05-07T12:49:00Z">
        <w:r>
          <w:t xml:space="preserve"> mass spect</w:t>
        </w:r>
      </w:ins>
      <w:ins w:id="8" w:author="Savara, Aditya Ashi" w:date="2021-05-07T13:52:00Z">
        <w:r w:rsidR="00B66F61">
          <w:t>rometry spectra</w:t>
        </w:r>
      </w:ins>
      <w:ins w:id="9" w:author="Savara, Aditya Ashi" w:date="2021-05-07T13:54:00Z">
        <w:r w:rsidR="00B66F61">
          <w:t xml:space="preserve"> to extract concentrations</w:t>
        </w:r>
      </w:ins>
      <w:ins w:id="10" w:author="Savara, Aditya Ashi" w:date="2021-05-07T13:52:00Z">
        <w:r w:rsidR="00B66F61">
          <w:t>, there are</w:t>
        </w:r>
      </w:ins>
      <w:ins w:id="11" w:author="Savara, Aditya Ashi" w:date="2021-05-07T13:55:00Z">
        <w:r w:rsidR="00B66F61">
          <w:t xml:space="preserve"> several sources of challenges.</w:t>
        </w:r>
      </w:ins>
    </w:p>
    <w:p w14:paraId="2C9D172D" w14:textId="4D52A4A9" w:rsidR="00B66F61" w:rsidRDefault="00B66F61" w:rsidP="00B66F61">
      <w:pPr>
        <w:pStyle w:val="ListParagraph"/>
        <w:numPr>
          <w:ilvl w:val="0"/>
          <w:numId w:val="11"/>
        </w:numPr>
        <w:rPr>
          <w:ins w:id="12" w:author="Savara, Aditya Ashi" w:date="2021-05-07T13:56:00Z"/>
        </w:rPr>
      </w:pPr>
      <w:ins w:id="13" w:author="Savara, Aditya Ashi" w:date="2021-05-07T13:56:00Z">
        <w:r>
          <w:t>F</w:t>
        </w:r>
      </w:ins>
      <w:ins w:id="14" w:author="Savara, Aditya Ashi" w:date="2021-05-07T13:55:00Z">
        <w:r>
          <w:t xml:space="preserve">or time dependent </w:t>
        </w:r>
      </w:ins>
      <w:ins w:id="15" w:author="Savara, Aditya Ashi" w:date="2021-05-07T13:56:00Z">
        <w:r>
          <w:t>signal collection</w:t>
        </w:r>
      </w:ins>
      <w:ins w:id="16" w:author="Savara, Aditya Ashi" w:date="2021-05-07T13:55:00Z">
        <w:r>
          <w:t>, pre-processing may be required (such as baseline corrections, smoothing, etc.)</w:t>
        </w:r>
      </w:ins>
    </w:p>
    <w:p w14:paraId="09C3D9CB" w14:textId="77777777" w:rsidR="00B66F61" w:rsidRDefault="00B66F61" w:rsidP="00B66F61">
      <w:pPr>
        <w:pStyle w:val="ListParagraph"/>
        <w:numPr>
          <w:ilvl w:val="0"/>
          <w:numId w:val="11"/>
        </w:numPr>
        <w:rPr>
          <w:ins w:id="17" w:author="Savara, Aditya Ashi" w:date="2021-05-07T13:56:00Z"/>
        </w:rPr>
      </w:pPr>
      <w:ins w:id="18" w:author="Savara, Aditya Ashi" w:date="2021-05-07T13:56:00Z">
        <w:r>
          <w:t>T</w:t>
        </w:r>
      </w:ins>
      <w:ins w:id="19" w:author="Savara, Aditya Ashi" w:date="2021-05-07T13:52:00Z">
        <w:r>
          <w:t>here may be overlapping signals,</w:t>
        </w:r>
      </w:ins>
      <w:ins w:id="20" w:author="Savara, Aditya Ashi" w:date="2021-05-07T13:54:00Z">
        <w:r>
          <w:t xml:space="preserve"> making solution difficult.</w:t>
        </w:r>
      </w:ins>
    </w:p>
    <w:p w14:paraId="16AAA4EE" w14:textId="259DB06A" w:rsidR="009A24F9" w:rsidRDefault="00B66F61" w:rsidP="008463AC">
      <w:pPr>
        <w:pStyle w:val="ListParagraph"/>
        <w:numPr>
          <w:ilvl w:val="0"/>
          <w:numId w:val="11"/>
        </w:numPr>
        <w:rPr>
          <w:ins w:id="21" w:author="Savara, Aditya Ashi" w:date="2021-05-07T13:58:00Z"/>
        </w:rPr>
      </w:pPr>
      <w:ins w:id="22" w:author="Savara, Aditya Ashi" w:date="2021-05-07T13:56:00Z">
        <w:r>
          <w:t>I</w:t>
        </w:r>
      </w:ins>
      <w:ins w:id="23" w:author="Savara, Aditya Ashi" w:date="2021-05-07T13:52:00Z">
        <w:r>
          <w:t>n m</w:t>
        </w:r>
      </w:ins>
      <w:ins w:id="24" w:author="Savara, Aditya Ashi" w:date="2021-05-07T13:53:00Z">
        <w:r>
          <w:t xml:space="preserve">any cases a </w:t>
        </w:r>
      </w:ins>
      <w:ins w:id="25" w:author="Savara, Aditya Ashi" w:date="2021-05-07T13:57:00Z">
        <w:r>
          <w:t xml:space="preserve">particular molecule’s </w:t>
        </w:r>
      </w:ins>
      <w:ins w:id="26" w:author="Savara, Aditya Ashi" w:date="2021-05-07T13:53:00Z">
        <w:r>
          <w:t xml:space="preserve">calibration may not be </w:t>
        </w:r>
      </w:ins>
      <w:ins w:id="27" w:author="Savara, Aditya Ashi" w:date="2021-05-07T13:57:00Z">
        <w:r>
          <w:t xml:space="preserve">possible or practical </w:t>
        </w:r>
      </w:ins>
      <w:ins w:id="28" w:author="Savara, Aditya Ashi" w:date="2021-05-07T13:58:00Z">
        <w:r>
          <w:t xml:space="preserve">at </w:t>
        </w:r>
        <w:proofErr w:type="gramStart"/>
        <w:r>
          <w:t xml:space="preserve">the </w:t>
        </w:r>
      </w:ins>
      <w:ins w:id="29" w:author="Savara, Aditya Ashi" w:date="2021-05-07T13:53:00Z">
        <w:r>
          <w:t xml:space="preserve"> instrument</w:t>
        </w:r>
        <w:proofErr w:type="gramEnd"/>
        <w:r>
          <w:t xml:space="preserve"> where the collection is being done</w:t>
        </w:r>
      </w:ins>
      <w:ins w:id="30" w:author="Savara, Aditya Ashi" w:date="2021-05-07T13:56:00Z">
        <w:r>
          <w:t xml:space="preserve">. This creates two challenges.  Firstly, that one may need to rely upon an externally collected reference pattern that may not </w:t>
        </w:r>
      </w:ins>
      <w:ins w:id="31" w:author="Savara, Aditya Ashi" w:date="2021-05-07T13:57:00Z">
        <w:r>
          <w:t xml:space="preserve">exactly </w:t>
        </w:r>
      </w:ins>
      <w:ins w:id="32" w:author="Savara, Aditya Ashi" w:date="2021-05-07T13:56:00Z">
        <w:r>
          <w:t xml:space="preserve">match </w:t>
        </w:r>
      </w:ins>
      <w:ins w:id="33" w:author="Savara, Aditya Ashi" w:date="2021-05-07T13:57:00Z">
        <w:r>
          <w:t xml:space="preserve">how the molecule fragments in one’s own instrument, and Secondly that one requires a method for converting </w:t>
        </w:r>
      </w:ins>
      <w:ins w:id="34" w:author="Savara, Aditya Ashi" w:date="2021-05-07T13:58:00Z">
        <w:r>
          <w:t>the signals for that molecule into (approximate) concentrations even in the absence of a calibration.</w:t>
        </w:r>
      </w:ins>
    </w:p>
    <w:p w14:paraId="27AADE34" w14:textId="49BDDF95" w:rsidR="00B66F61" w:rsidRDefault="00B66F61" w:rsidP="00B66F61">
      <w:pPr>
        <w:rPr>
          <w:ins w:id="35" w:author="Savara, Aditya Ashi" w:date="2021-05-07T13:58:00Z"/>
        </w:rPr>
      </w:pPr>
      <w:ins w:id="36" w:author="Savara, Aditya Ashi" w:date="2021-05-07T13:58:00Z">
        <w:r>
          <w:t>MSRESOLVE addresses each of the above challenges</w:t>
        </w:r>
      </w:ins>
      <w:ins w:id="37" w:author="Savara, Aditya Ashi" w:date="2021-05-07T15:00:00Z">
        <w:r w:rsidR="00A40B24">
          <w:t>, as follows:</w:t>
        </w:r>
      </w:ins>
    </w:p>
    <w:p w14:paraId="25C1A5A4" w14:textId="7AD70FBD" w:rsidR="00B66F61" w:rsidRDefault="00B66F61" w:rsidP="00B66F61">
      <w:pPr>
        <w:pStyle w:val="ListParagraph"/>
        <w:numPr>
          <w:ilvl w:val="0"/>
          <w:numId w:val="12"/>
        </w:numPr>
        <w:rPr>
          <w:ins w:id="38" w:author="Savara, Aditya Ashi" w:date="2021-05-07T13:59:00Z"/>
        </w:rPr>
      </w:pPr>
      <w:ins w:id="39" w:author="Savara, Aditya Ashi" w:date="2021-05-07T13:59:00Z">
        <w:r>
          <w:t xml:space="preserve">MSRESOLVE has various pre-processing functions, including baseline correction, </w:t>
        </w:r>
      </w:ins>
      <w:ins w:id="40" w:author="Savara, Aditya Ashi" w:date="2021-05-07T15:00:00Z">
        <w:r w:rsidR="00A40B24">
          <w:t xml:space="preserve">and </w:t>
        </w:r>
      </w:ins>
      <w:ins w:id="41" w:author="Savara, Aditya Ashi" w:date="2021-05-07T13:59:00Z">
        <w:r>
          <w:t>smoothing.</w:t>
        </w:r>
      </w:ins>
    </w:p>
    <w:p w14:paraId="08D2B6D8" w14:textId="77777777" w:rsidR="00A40B24" w:rsidRDefault="00B66F61" w:rsidP="00B66F61">
      <w:pPr>
        <w:pStyle w:val="ListParagraph"/>
        <w:numPr>
          <w:ilvl w:val="0"/>
          <w:numId w:val="12"/>
        </w:numPr>
        <w:rPr>
          <w:ins w:id="42" w:author="Savara, Aditya Ashi" w:date="2021-05-07T15:00:00Z"/>
        </w:rPr>
      </w:pPr>
      <w:ins w:id="43" w:author="Savara, Aditya Ashi" w:date="2021-05-07T13:59:00Z">
        <w:r>
          <w:t>MSRESOLVE has several methods for resolving the signals: Sequential Linear Subtraction</w:t>
        </w:r>
      </w:ins>
      <w:ins w:id="44" w:author="Savara, Aditya Ashi" w:date="2021-05-07T14:00:00Z">
        <w:r w:rsidR="00912346">
          <w:t xml:space="preserve"> (SLS)</w:t>
        </w:r>
      </w:ins>
      <w:ins w:id="45" w:author="Savara, Aditya Ashi" w:date="2021-05-07T13:59:00Z">
        <w:r>
          <w:t xml:space="preserve">, the Matrix Inverse Method, </w:t>
        </w:r>
        <w:proofErr w:type="gramStart"/>
        <w:r>
          <w:t>and also</w:t>
        </w:r>
        <w:proofErr w:type="gramEnd"/>
        <w:r>
          <w:t xml:space="preserve"> brute force </w:t>
        </w:r>
      </w:ins>
      <w:ins w:id="46" w:author="Savara, Aditya Ashi" w:date="2021-05-07T14:00:00Z">
        <w:r w:rsidR="00DF7213">
          <w:t xml:space="preserve">grid </w:t>
        </w:r>
      </w:ins>
      <w:ins w:id="47" w:author="Savara, Aditya Ashi" w:date="2021-05-07T13:59:00Z">
        <w:r>
          <w:t>(regression).</w:t>
        </w:r>
      </w:ins>
      <w:ins w:id="48" w:author="Savara, Aditya Ashi" w:date="2021-05-07T14:00:00Z">
        <w:r w:rsidR="00912346">
          <w:t xml:space="preserve">  </w:t>
        </w:r>
      </w:ins>
    </w:p>
    <w:p w14:paraId="2F8EAF87" w14:textId="30C788CD" w:rsidR="00B66F61" w:rsidRDefault="00912346">
      <w:pPr>
        <w:pStyle w:val="ListParagraph"/>
        <w:numPr>
          <w:ilvl w:val="1"/>
          <w:numId w:val="12"/>
        </w:numPr>
        <w:rPr>
          <w:ins w:id="49" w:author="Savara, Aditya Ashi" w:date="2021-05-07T14:00:00Z"/>
        </w:rPr>
        <w:pPrChange w:id="50" w:author="Savara, Aditya Ashi" w:date="2021-05-07T15:00:00Z">
          <w:pPr>
            <w:pStyle w:val="ListParagraph"/>
            <w:numPr>
              <w:numId w:val="12"/>
            </w:numPr>
            <w:ind w:hanging="360"/>
          </w:pPr>
        </w:pPrChange>
      </w:pPr>
      <w:ins w:id="51" w:author="Savara, Aditya Ashi" w:date="2021-05-07T14:00:00Z">
        <w:r>
          <w:t xml:space="preserve">For </w:t>
        </w:r>
      </w:ins>
      <w:ins w:id="52" w:author="Savara, Aditya Ashi" w:date="2021-05-07T15:00:00Z">
        <w:r w:rsidR="00A40B24">
          <w:t xml:space="preserve">the </w:t>
        </w:r>
      </w:ins>
      <w:ins w:id="53" w:author="Savara, Aditya Ashi" w:date="2021-05-07T14:00:00Z">
        <w:r>
          <w:t>SLS and the inverse method</w:t>
        </w:r>
      </w:ins>
      <w:ins w:id="54" w:author="Savara, Aditya Ashi" w:date="2021-05-07T15:00:00Z">
        <w:r w:rsidR="00A40B24">
          <w:t>s</w:t>
        </w:r>
      </w:ins>
      <w:ins w:id="55" w:author="Savara, Aditya Ashi" w:date="2021-05-07T14:00:00Z">
        <w:r>
          <w:t xml:space="preserve">, it is possible to extract error bars for the final </w:t>
        </w:r>
      </w:ins>
      <w:ins w:id="56" w:author="Savara, Aditya Ashi" w:date="2021-05-07T15:00:00Z">
        <w:r w:rsidR="00A40B24">
          <w:t xml:space="preserve">solved </w:t>
        </w:r>
      </w:ins>
      <w:ins w:id="57" w:author="Savara, Aditya Ashi" w:date="2021-05-07T14:00:00Z">
        <w:r>
          <w:t>concentrations.</w:t>
        </w:r>
      </w:ins>
    </w:p>
    <w:p w14:paraId="65E3362F" w14:textId="616E0D99" w:rsidR="00912346" w:rsidRDefault="00A40B24">
      <w:pPr>
        <w:pStyle w:val="ListParagraph"/>
        <w:numPr>
          <w:ilvl w:val="0"/>
          <w:numId w:val="12"/>
        </w:numPr>
        <w:pPrChange w:id="58" w:author="Savara, Aditya Ashi" w:date="2021-05-07T13:58:00Z">
          <w:pPr>
            <w:pStyle w:val="Heading2"/>
          </w:pPr>
        </w:pPrChange>
      </w:pPr>
      <w:ins w:id="59" w:author="Savara, Aditya Ashi" w:date="2021-05-07T15:01:00Z">
        <w:r>
          <w:t xml:space="preserve">MSRESOLVE </w:t>
        </w:r>
        <w:proofErr w:type="gramStart"/>
        <w:r>
          <w:t>is able to</w:t>
        </w:r>
        <w:proofErr w:type="gramEnd"/>
        <w:r>
          <w:t xml:space="preserve"> convert mass spectrometry signals into a common concentration scale even for uncalibrated signals, provided that reference concentration patterns are available. Furthermore, MSRESOLVE can also correct for differences in </w:t>
        </w:r>
      </w:ins>
      <w:ins w:id="60" w:author="Savara, Aditya Ashi" w:date="2021-05-07T15:02:00Z">
        <w:r w:rsidR="005212B5">
          <w:t>mass spectrometers tuning.</w:t>
        </w:r>
      </w:ins>
    </w:p>
    <w:p w14:paraId="5E781864" w14:textId="4A37466F" w:rsidR="00AA7464" w:rsidRDefault="00AA7464" w:rsidP="00491E9F">
      <w:pPr>
        <w:pStyle w:val="Heading2"/>
        <w:rPr>
          <w:ins w:id="61" w:author="Savara, Aditya Ashi" w:date="2021-05-07T15:02:00Z"/>
        </w:rPr>
      </w:pPr>
      <w:ins w:id="62" w:author="Savara, Aditya Ashi" w:date="2021-05-07T15:02:00Z">
        <w:r>
          <w:t>Suggested Procedure for Solv</w:t>
        </w:r>
      </w:ins>
      <w:ins w:id="63" w:author="Savara, Aditya Ashi" w:date="2021-05-07T15:03:00Z">
        <w:r>
          <w:t>ing Time Series Data of Mass Signals</w:t>
        </w:r>
      </w:ins>
    </w:p>
    <w:p w14:paraId="4E27B7EE" w14:textId="77777777" w:rsidR="00AA7464" w:rsidRDefault="00AA7464">
      <w:pPr>
        <w:pStyle w:val="ListParagraph"/>
        <w:spacing w:after="0" w:line="240" w:lineRule="auto"/>
        <w:contextualSpacing w:val="0"/>
        <w:rPr>
          <w:ins w:id="64" w:author="Savara, Aditya Ashi" w:date="2021-05-07T15:03:00Z"/>
          <w:rFonts w:eastAsia="Times New Roman"/>
        </w:rPr>
        <w:pPrChange w:id="65" w:author="Savara, Aditya Ashi" w:date="2021-05-07T15:03:00Z">
          <w:pPr>
            <w:pStyle w:val="ListParagraph"/>
            <w:numPr>
              <w:numId w:val="13"/>
            </w:numPr>
            <w:spacing w:after="0" w:line="240" w:lineRule="auto"/>
            <w:ind w:hanging="360"/>
            <w:contextualSpacing w:val="0"/>
          </w:pPr>
        </w:pPrChange>
      </w:pPr>
    </w:p>
    <w:p w14:paraId="26430DE2" w14:textId="12AFFC0C" w:rsidR="00AA7464" w:rsidRDefault="00AA7464" w:rsidP="00AA7464">
      <w:pPr>
        <w:pStyle w:val="ListParagraph"/>
        <w:numPr>
          <w:ilvl w:val="0"/>
          <w:numId w:val="13"/>
        </w:numPr>
        <w:spacing w:after="0" w:line="240" w:lineRule="auto"/>
        <w:contextualSpacing w:val="0"/>
        <w:rPr>
          <w:ins w:id="66" w:author="Savara, Aditya Ashi" w:date="2021-05-07T15:14:00Z"/>
          <w:rFonts w:eastAsia="Times New Roman"/>
        </w:rPr>
      </w:pPr>
      <w:ins w:id="67" w:author="Savara, Aditya Ashi" w:date="2021-05-07T15:03:00Z">
        <w:r>
          <w:rPr>
            <w:rFonts w:eastAsia="Times New Roman"/>
          </w:rPr>
          <w:t>Create the files for the reference spectra and collected data – don’t delete any signals.</w:t>
        </w:r>
      </w:ins>
    </w:p>
    <w:p w14:paraId="0465258A" w14:textId="2765F872" w:rsidR="00DC3620" w:rsidRDefault="00DC3620">
      <w:pPr>
        <w:pStyle w:val="ListParagraph"/>
        <w:numPr>
          <w:ilvl w:val="1"/>
          <w:numId w:val="13"/>
        </w:numPr>
        <w:spacing w:after="0" w:line="240" w:lineRule="auto"/>
        <w:contextualSpacing w:val="0"/>
        <w:rPr>
          <w:ins w:id="68" w:author="Savara, Aditya Ashi" w:date="2021-05-07T15:03:00Z"/>
          <w:rFonts w:eastAsia="Times New Roman"/>
        </w:rPr>
        <w:pPrChange w:id="69" w:author="Savara, Aditya Ashi" w:date="2021-05-07T15:14:00Z">
          <w:pPr>
            <w:pStyle w:val="ListParagraph"/>
            <w:numPr>
              <w:numId w:val="13"/>
            </w:numPr>
            <w:spacing w:after="0" w:line="240" w:lineRule="auto"/>
            <w:ind w:hanging="360"/>
            <w:contextualSpacing w:val="0"/>
          </w:pPr>
        </w:pPrChange>
      </w:pPr>
      <w:ins w:id="70" w:author="Savara, Aditya Ashi" w:date="2021-05-07T15:14:00Z">
        <w:r>
          <w:rPr>
            <w:rFonts w:eastAsia="Times New Roman"/>
          </w:rPr>
          <w:t>When possible, use spectra directly calibrated on the instrument being used.</w:t>
        </w:r>
      </w:ins>
    </w:p>
    <w:p w14:paraId="75785D88" w14:textId="0FAC2338" w:rsidR="00AA7464" w:rsidRDefault="00AA7464" w:rsidP="00AA7464">
      <w:pPr>
        <w:pStyle w:val="ListParagraph"/>
        <w:numPr>
          <w:ilvl w:val="0"/>
          <w:numId w:val="13"/>
        </w:numPr>
        <w:spacing w:after="0" w:line="240" w:lineRule="auto"/>
        <w:contextualSpacing w:val="0"/>
        <w:rPr>
          <w:ins w:id="71" w:author="Savara, Aditya Ashi" w:date="2021-05-07T15:03:00Z"/>
          <w:rFonts w:eastAsia="Times New Roman"/>
        </w:rPr>
      </w:pPr>
      <w:ins w:id="72" w:author="Savara, Aditya Ashi" w:date="2021-05-07T15:03:00Z">
        <w:r>
          <w:rPr>
            <w:rFonts w:eastAsia="Times New Roman"/>
          </w:rPr>
          <w:t>Create an MSRESOLVE run with SLS Uniq</w:t>
        </w:r>
      </w:ins>
      <w:ins w:id="73" w:author="Savara, Aditya Ashi" w:date="2021-05-07T15:04:00Z">
        <w:r>
          <w:rPr>
            <w:rFonts w:eastAsia="Times New Roman"/>
          </w:rPr>
          <w:t>ue</w:t>
        </w:r>
      </w:ins>
      <w:ins w:id="74" w:author="Savara, Aditya Ashi" w:date="2021-05-07T15:03:00Z">
        <w:r>
          <w:rPr>
            <w:rFonts w:eastAsia="Times New Roman"/>
          </w:rPr>
          <w:t xml:space="preserve"> and see what </w:t>
        </w:r>
      </w:ins>
      <w:ins w:id="75" w:author="Savara, Aditya Ashi" w:date="2021-05-07T15:04:00Z">
        <w:r>
          <w:rPr>
            <w:rFonts w:eastAsia="Times New Roman"/>
          </w:rPr>
          <w:t xml:space="preserve">masse </w:t>
        </w:r>
      </w:ins>
      <w:ins w:id="76" w:author="Savara, Aditya Ashi" w:date="2021-05-07T15:03:00Z">
        <w:r>
          <w:rPr>
            <w:rFonts w:eastAsia="Times New Roman"/>
          </w:rPr>
          <w:t>MSRESOLVE chooses</w:t>
        </w:r>
      </w:ins>
      <w:ins w:id="77" w:author="Savara, Aditya Ashi" w:date="2021-05-07T15:04:00Z">
        <w:r>
          <w:rPr>
            <w:rFonts w:eastAsia="Times New Roman"/>
          </w:rPr>
          <w:t xml:space="preserve">, with </w:t>
        </w:r>
        <w:proofErr w:type="spellStart"/>
        <w:r>
          <w:t>ExportedSLSUniqueMassesUsedInSolvingMolecules</w:t>
        </w:r>
        <w:proofErr w:type="spellEnd"/>
        <w:r>
          <w:t>.</w:t>
        </w:r>
      </w:ins>
    </w:p>
    <w:p w14:paraId="09C071FC" w14:textId="10192C7A" w:rsidR="00E65960" w:rsidRDefault="00AA7464" w:rsidP="00AA7464">
      <w:pPr>
        <w:pStyle w:val="ListParagraph"/>
        <w:numPr>
          <w:ilvl w:val="0"/>
          <w:numId w:val="13"/>
        </w:numPr>
        <w:spacing w:after="0" w:line="240" w:lineRule="auto"/>
        <w:contextualSpacing w:val="0"/>
        <w:rPr>
          <w:ins w:id="78" w:author="Savara, Aditya Ashi" w:date="2021-05-08T01:03:00Z"/>
          <w:rFonts w:eastAsia="Times New Roman"/>
        </w:rPr>
      </w:pPr>
      <w:ins w:id="79" w:author="Savara, Aditya Ashi" w:date="2021-05-07T15:03:00Z">
        <w:r>
          <w:rPr>
            <w:rFonts w:eastAsia="Times New Roman"/>
          </w:rPr>
          <w:lastRenderedPageBreak/>
          <w:t xml:space="preserve">If unsatisfied, </w:t>
        </w:r>
      </w:ins>
      <w:ins w:id="80" w:author="Savara, Aditya Ashi" w:date="2021-05-08T01:03:00Z">
        <w:r w:rsidR="00E65960">
          <w:rPr>
            <w:rFonts w:eastAsia="Times New Roman"/>
          </w:rPr>
          <w:t>several options exist.</w:t>
        </w:r>
      </w:ins>
    </w:p>
    <w:p w14:paraId="1AEE4A4B" w14:textId="25D58C4F" w:rsidR="00E65960" w:rsidRDefault="00E65960" w:rsidP="00E65960">
      <w:pPr>
        <w:pStyle w:val="ListParagraph"/>
        <w:numPr>
          <w:ilvl w:val="1"/>
          <w:numId w:val="13"/>
        </w:numPr>
        <w:spacing w:after="0" w:line="240" w:lineRule="auto"/>
        <w:contextualSpacing w:val="0"/>
        <w:rPr>
          <w:ins w:id="81" w:author="Savara, Aditya Ashi" w:date="2021-05-08T01:03:00Z"/>
          <w:rFonts w:eastAsia="Times New Roman"/>
        </w:rPr>
      </w:pPr>
      <w:proofErr w:type="spellStart"/>
      <w:proofErr w:type="gramStart"/>
      <w:ins w:id="82" w:author="Savara, Aditya Ashi" w:date="2021-05-08T01:03:00Z">
        <w:r w:rsidRPr="00E65960">
          <w:rPr>
            <w:rFonts w:eastAsia="Times New Roman"/>
          </w:rPr>
          <w:t>slsWeighting</w:t>
        </w:r>
        <w:proofErr w:type="spellEnd"/>
        <w:r>
          <w:rPr>
            <w:rFonts w:eastAsia="Times New Roman"/>
          </w:rPr>
          <w:t xml:space="preserve"> </w:t>
        </w:r>
      </w:ins>
      <w:ins w:id="83" w:author="Savara, Aditya Ashi" w:date="2021-05-08T01:04:00Z">
        <w:r>
          <w:rPr>
            <w:rFonts w:eastAsia="Times New Roman"/>
          </w:rPr>
          <w:t xml:space="preserve"> can</w:t>
        </w:r>
        <w:proofErr w:type="gramEnd"/>
        <w:r>
          <w:rPr>
            <w:rFonts w:eastAsia="Times New Roman"/>
          </w:rPr>
          <w:t xml:space="preserve"> be used to encourage SLS to choose masses by various criteria (uncertainties, concentration, peak height, signal intensity).</w:t>
        </w:r>
      </w:ins>
    </w:p>
    <w:p w14:paraId="25A920B8" w14:textId="131AFA10" w:rsidR="00AA7464" w:rsidRDefault="00E65960" w:rsidP="00E65960">
      <w:pPr>
        <w:pStyle w:val="ListParagraph"/>
        <w:numPr>
          <w:ilvl w:val="1"/>
          <w:numId w:val="13"/>
        </w:numPr>
        <w:spacing w:after="0" w:line="240" w:lineRule="auto"/>
        <w:contextualSpacing w:val="0"/>
        <w:rPr>
          <w:ins w:id="84" w:author="Savara, Aditya Ashi" w:date="2021-05-08T01:02:00Z"/>
          <w:rFonts w:eastAsia="Times New Roman"/>
        </w:rPr>
        <w:pPrChange w:id="85" w:author="Savara, Aditya Ashi" w:date="2021-05-08T01:03:00Z">
          <w:pPr>
            <w:pStyle w:val="ListParagraph"/>
            <w:numPr>
              <w:numId w:val="13"/>
            </w:numPr>
            <w:spacing w:after="0" w:line="240" w:lineRule="auto"/>
            <w:ind w:hanging="360"/>
            <w:contextualSpacing w:val="0"/>
          </w:pPr>
        </w:pPrChange>
      </w:pPr>
      <w:ins w:id="86" w:author="Savara, Aditya Ashi" w:date="2021-05-08T01:04:00Z">
        <w:r>
          <w:rPr>
            <w:rFonts w:eastAsia="Times New Roman"/>
          </w:rPr>
          <w:t xml:space="preserve">The user can </w:t>
        </w:r>
      </w:ins>
      <w:ins w:id="87" w:author="Savara, Aditya Ashi" w:date="2021-05-07T15:03:00Z">
        <w:r w:rsidR="00AA7464">
          <w:rPr>
            <w:rFonts w:eastAsia="Times New Roman"/>
          </w:rPr>
          <w:t>start narrowing things down with chosen masses.</w:t>
        </w:r>
      </w:ins>
    </w:p>
    <w:p w14:paraId="0D990E1B" w14:textId="58F0F9D0" w:rsidR="00E65960" w:rsidRDefault="00E65960" w:rsidP="00E65960">
      <w:pPr>
        <w:pStyle w:val="ListParagraph"/>
        <w:numPr>
          <w:ilvl w:val="2"/>
          <w:numId w:val="13"/>
        </w:numPr>
        <w:spacing w:after="0" w:line="240" w:lineRule="auto"/>
        <w:contextualSpacing w:val="0"/>
        <w:rPr>
          <w:ins w:id="88" w:author="Savara, Aditya Ashi" w:date="2021-05-07T15:03:00Z"/>
          <w:rFonts w:eastAsia="Times New Roman"/>
        </w:rPr>
        <w:pPrChange w:id="89" w:author="Savara, Aditya Ashi" w:date="2021-05-08T01:04:00Z">
          <w:pPr>
            <w:pStyle w:val="ListParagraph"/>
            <w:numPr>
              <w:numId w:val="13"/>
            </w:numPr>
            <w:spacing w:after="0" w:line="240" w:lineRule="auto"/>
            <w:ind w:hanging="360"/>
            <w:contextualSpacing w:val="0"/>
          </w:pPr>
        </w:pPrChange>
      </w:pPr>
      <w:ins w:id="90" w:author="Savara, Aditya Ashi" w:date="2021-05-08T01:02:00Z">
        <w:r>
          <w:rPr>
            <w:rFonts w:eastAsia="Times New Roman"/>
          </w:rPr>
          <w:t xml:space="preserve">Typically, the best masses are the </w:t>
        </w:r>
      </w:ins>
      <w:ins w:id="91" w:author="Savara, Aditya Ashi" w:date="2021-05-08T01:03:00Z">
        <w:r>
          <w:rPr>
            <w:rFonts w:eastAsia="Times New Roman"/>
          </w:rPr>
          <w:t xml:space="preserve">very largest masses.  </w:t>
        </w:r>
      </w:ins>
    </w:p>
    <w:p w14:paraId="6459057D" w14:textId="735DA018" w:rsidR="00AA7464" w:rsidRDefault="00E65960" w:rsidP="00E65960">
      <w:pPr>
        <w:pStyle w:val="ListParagraph"/>
        <w:numPr>
          <w:ilvl w:val="1"/>
          <w:numId w:val="13"/>
        </w:numPr>
        <w:spacing w:after="0" w:line="240" w:lineRule="auto"/>
        <w:contextualSpacing w:val="0"/>
        <w:rPr>
          <w:ins w:id="92" w:author="Savara, Aditya Ashi" w:date="2021-05-07T15:03:00Z"/>
          <w:rFonts w:eastAsia="Times New Roman"/>
        </w:rPr>
        <w:pPrChange w:id="93" w:author="Savara, Aditya Ashi" w:date="2021-05-08T01:04:00Z">
          <w:pPr>
            <w:pStyle w:val="ListParagraph"/>
            <w:numPr>
              <w:numId w:val="13"/>
            </w:numPr>
            <w:spacing w:after="0" w:line="240" w:lineRule="auto"/>
            <w:ind w:hanging="360"/>
            <w:contextualSpacing w:val="0"/>
          </w:pPr>
        </w:pPrChange>
      </w:pPr>
      <w:ins w:id="94" w:author="Savara, Aditya Ashi" w:date="2021-05-08T01:04:00Z">
        <w:r>
          <w:rPr>
            <w:rFonts w:eastAsia="Times New Roman"/>
          </w:rPr>
          <w:t xml:space="preserve">The user can </w:t>
        </w:r>
      </w:ins>
      <w:ins w:id="95" w:author="Savara, Aditya Ashi" w:date="2021-05-07T15:03:00Z">
        <w:r w:rsidR="00AA7464">
          <w:rPr>
            <w:rFonts w:eastAsia="Times New Roman"/>
          </w:rPr>
          <w:t xml:space="preserve">start using some reference file threshold </w:t>
        </w:r>
        <w:proofErr w:type="gramStart"/>
        <w:r w:rsidR="00AA7464">
          <w:rPr>
            <w:rFonts w:eastAsia="Times New Roman"/>
          </w:rPr>
          <w:t>filtering .</w:t>
        </w:r>
        <w:proofErr w:type="gramEnd"/>
        <w:r w:rsidR="00AA7464">
          <w:rPr>
            <w:rFonts w:eastAsia="Times New Roman"/>
          </w:rPr>
          <w:t xml:space="preserve"> </w:t>
        </w:r>
      </w:ins>
    </w:p>
    <w:p w14:paraId="463473A9" w14:textId="2914F601" w:rsidR="00AA7464" w:rsidRDefault="00AA7464" w:rsidP="00E65960">
      <w:pPr>
        <w:pStyle w:val="ListParagraph"/>
        <w:numPr>
          <w:ilvl w:val="2"/>
          <w:numId w:val="13"/>
        </w:numPr>
        <w:spacing w:after="0" w:line="240" w:lineRule="auto"/>
        <w:contextualSpacing w:val="0"/>
        <w:rPr>
          <w:ins w:id="96" w:author="Savara, Aditya Ashi" w:date="2021-05-07T15:04:00Z"/>
          <w:rFonts w:eastAsia="Times New Roman"/>
        </w:rPr>
        <w:pPrChange w:id="97" w:author="Savara, Aditya Ashi" w:date="2021-05-08T01:04:00Z">
          <w:pPr>
            <w:pStyle w:val="ListParagraph"/>
            <w:numPr>
              <w:ilvl w:val="1"/>
              <w:numId w:val="13"/>
            </w:numPr>
            <w:spacing w:after="0" w:line="240" w:lineRule="auto"/>
            <w:ind w:left="1440" w:hanging="360"/>
            <w:contextualSpacing w:val="0"/>
          </w:pPr>
        </w:pPrChange>
      </w:pPr>
      <w:proofErr w:type="spellStart"/>
      <w:ins w:id="98" w:author="Savara, Aditya Ashi" w:date="2021-05-07T15:03:00Z">
        <w:r>
          <w:rPr>
            <w:rFonts w:eastAsia="Times New Roman"/>
          </w:rPr>
          <w:t>UserChoices</w:t>
        </w:r>
        <w:proofErr w:type="spellEnd"/>
        <w:r>
          <w:rPr>
            <w:rFonts w:eastAsia="Times New Roman"/>
          </w:rPr>
          <w:t>['</w:t>
        </w:r>
        <w:proofErr w:type="spellStart"/>
        <w:r>
          <w:rPr>
            <w:rFonts w:eastAsia="Times New Roman"/>
          </w:rPr>
          <w:t>minimalReferenceValue</w:t>
        </w:r>
        <w:proofErr w:type="spellEnd"/>
        <w:proofErr w:type="gramStart"/>
        <w:r>
          <w:rPr>
            <w:rFonts w:eastAsia="Times New Roman"/>
          </w:rPr>
          <w:t>'][</w:t>
        </w:r>
        <w:proofErr w:type="gramEnd"/>
        <w:r>
          <w:rPr>
            <w:rFonts w:eastAsia="Times New Roman"/>
          </w:rPr>
          <w:t>'</w:t>
        </w:r>
        <w:proofErr w:type="spellStart"/>
        <w:r>
          <w:rPr>
            <w:rFonts w:eastAsia="Times New Roman"/>
          </w:rPr>
          <w:t>referenceValueThreshold</w:t>
        </w:r>
        <w:proofErr w:type="spellEnd"/>
        <w:r>
          <w:rPr>
            <w:rFonts w:eastAsia="Times New Roman"/>
          </w:rPr>
          <w:t xml:space="preserve">'] = [1.0]  #this </w:t>
        </w:r>
      </w:ins>
      <w:ins w:id="99" w:author="Savara, Aditya Ashi" w:date="2021-05-08T01:04:00Z">
        <w:r w:rsidR="00E65960">
          <w:rPr>
            <w:rFonts w:eastAsia="Times New Roman"/>
          </w:rPr>
          <w:t>feature is the one that works with</w:t>
        </w:r>
      </w:ins>
      <w:ins w:id="100" w:author="Savara, Aditya Ashi" w:date="2021-05-08T01:05:00Z">
        <w:r w:rsidR="00E65960">
          <w:rPr>
            <w:rFonts w:eastAsia="Times New Roman"/>
          </w:rPr>
          <w:t xml:space="preserve"> </w:t>
        </w:r>
        <w:proofErr w:type="spellStart"/>
        <w:r w:rsidR="00E65960" w:rsidRPr="00E65960">
          <w:rPr>
            <w:rFonts w:eastAsia="Times New Roman"/>
          </w:rPr>
          <w:t>implicitSLScorrection</w:t>
        </w:r>
      </w:ins>
      <w:proofErr w:type="spellEnd"/>
    </w:p>
    <w:p w14:paraId="7C8CD322" w14:textId="0EC6B32A" w:rsidR="00DC3620" w:rsidRPr="00DC3620" w:rsidRDefault="00DC3620" w:rsidP="00DC3620">
      <w:pPr>
        <w:pStyle w:val="ListParagraph"/>
        <w:numPr>
          <w:ilvl w:val="0"/>
          <w:numId w:val="13"/>
        </w:numPr>
        <w:spacing w:after="0" w:line="240" w:lineRule="auto"/>
        <w:contextualSpacing w:val="0"/>
        <w:rPr>
          <w:ins w:id="101" w:author="Savara, Aditya Ashi" w:date="2021-05-07T15:16:00Z"/>
          <w:rFonts w:eastAsia="Times New Roman"/>
        </w:rPr>
      </w:pPr>
      <w:ins w:id="102" w:author="Savara, Aditya Ashi" w:date="2021-05-07T15:16:00Z">
        <w:r>
          <w:rPr>
            <w:rFonts w:eastAsia="Times New Roman"/>
          </w:rPr>
          <w:t>If the application warrants doing so, include more sophisticated features of MSRESOLVE, such as mass spectrum tuning correction.</w:t>
        </w:r>
      </w:ins>
    </w:p>
    <w:p w14:paraId="5B971EC3" w14:textId="6E03064A" w:rsidR="00DC3620" w:rsidRPr="00DC3620" w:rsidRDefault="00DC3620" w:rsidP="00DC3620">
      <w:pPr>
        <w:pStyle w:val="ListParagraph"/>
        <w:numPr>
          <w:ilvl w:val="0"/>
          <w:numId w:val="13"/>
        </w:numPr>
        <w:spacing w:after="0" w:line="240" w:lineRule="auto"/>
        <w:contextualSpacing w:val="0"/>
        <w:rPr>
          <w:ins w:id="103" w:author="Savara, Aditya Ashi" w:date="2021-05-07T15:14:00Z"/>
          <w:rFonts w:eastAsia="Times New Roman"/>
        </w:rPr>
      </w:pPr>
      <w:ins w:id="104" w:author="Savara, Aditya Ashi" w:date="2021-05-07T15:15:00Z">
        <w:r w:rsidRPr="00E008EA">
          <w:rPr>
            <w:rFonts w:eastAsia="Times New Roman"/>
            <w:b/>
            <w:bCs/>
            <w:rPrChange w:id="105" w:author="Savara, Aditya Ashi" w:date="2021-05-07T15:17:00Z">
              <w:rPr>
                <w:rFonts w:eastAsia="Times New Roman"/>
              </w:rPr>
            </w:rPrChange>
          </w:rPr>
          <w:t xml:space="preserve">Have </w:t>
        </w:r>
      </w:ins>
      <w:ins w:id="106" w:author="Savara, Aditya Ashi" w:date="2021-05-07T15:14:00Z">
        <w:r w:rsidRPr="00E008EA">
          <w:rPr>
            <w:rFonts w:eastAsia="Times New Roman"/>
            <w:b/>
            <w:bCs/>
            <w:rPrChange w:id="107" w:author="Savara, Aditya Ashi" w:date="2021-05-07T15:17:00Z">
              <w:rPr>
                <w:rFonts w:eastAsia="Times New Roman"/>
              </w:rPr>
            </w:rPrChange>
          </w:rPr>
          <w:t>Realistic expectations:</w:t>
        </w:r>
      </w:ins>
      <w:ins w:id="108" w:author="Savara, Aditya Ashi" w:date="2021-05-07T15:15:00Z">
        <w:r>
          <w:rPr>
            <w:rFonts w:eastAsia="Times New Roman"/>
          </w:rPr>
          <w:t xml:space="preserve"> without direct calibrations of all molecules, the concentrations extracted are often simply semi-quantitative. </w:t>
        </w:r>
      </w:ins>
      <w:ins w:id="109" w:author="Savara, Aditya Ashi" w:date="2021-05-07T15:16:00Z">
        <w:r>
          <w:rPr>
            <w:rFonts w:eastAsia="Times New Roman"/>
          </w:rPr>
          <w:t>In the absence of direct calibrations, f</w:t>
        </w:r>
      </w:ins>
      <w:ins w:id="110" w:author="Savara, Aditya Ashi" w:date="2021-05-07T15:15:00Z">
        <w:r>
          <w:rPr>
            <w:rFonts w:eastAsia="Times New Roman"/>
          </w:rPr>
          <w:t>inally extracted concentrations that are incorrect by 30% are very common due to differenc</w:t>
        </w:r>
      </w:ins>
      <w:ins w:id="111" w:author="Savara, Aditya Ashi" w:date="2021-05-07T15:16:00Z">
        <w:r>
          <w:rPr>
            <w:rFonts w:eastAsia="Times New Roman"/>
          </w:rPr>
          <w:t>es in fragmentation patterns and tuning between mass spectrometers. MSRESOLVE is capable of accounting for some of these issues by mass tuning correction</w:t>
        </w:r>
      </w:ins>
      <w:ins w:id="112" w:author="Savara, Aditya Ashi" w:date="2021-05-07T15:17:00Z">
        <w:r>
          <w:rPr>
            <w:rFonts w:eastAsia="Times New Roman"/>
          </w:rPr>
          <w:t xml:space="preserve">.  </w:t>
        </w:r>
        <w:r w:rsidR="00E008EA">
          <w:rPr>
            <w:rFonts w:eastAsia="Times New Roman"/>
          </w:rPr>
          <w:t>It has been observed that masses higher than 50 can have responses that differ by a factor of 6 between mass spectromet</w:t>
        </w:r>
      </w:ins>
      <w:ins w:id="113" w:author="Savara, Aditya Ashi" w:date="2021-05-07T15:18:00Z">
        <w:r w:rsidR="00E008EA">
          <w:rPr>
            <w:rFonts w:eastAsia="Times New Roman"/>
          </w:rPr>
          <w:t>ers.  Clearly, MSRESOLVE cannot account for this without a calibration file or without guidance from the user.</w:t>
        </w:r>
      </w:ins>
    </w:p>
    <w:p w14:paraId="2B6F0DB0" w14:textId="404CAE9D" w:rsidR="008110F7" w:rsidRDefault="008110F7" w:rsidP="00491E9F">
      <w:pPr>
        <w:pStyle w:val="Heading2"/>
      </w:pPr>
      <w:r w:rsidRPr="008110F7">
        <w:t>Mass Spectrometry</w:t>
      </w:r>
      <w:r>
        <w:t>:</w:t>
      </w:r>
      <w:bookmarkEnd w:id="1"/>
      <w:r>
        <w:t xml:space="preserve"> </w:t>
      </w:r>
    </w:p>
    <w:p w14:paraId="5E6CF180" w14:textId="6899CBA2" w:rsidR="00505427" w:rsidRDefault="00443E77">
      <w:r>
        <w:t>Mass Spectrometry</w:t>
      </w:r>
      <w:r w:rsidR="0069555D">
        <w:t xml:space="preserve"> is</w:t>
      </w:r>
      <w:r w:rsidR="009D5E9C">
        <w:t xml:space="preserve"> </w:t>
      </w:r>
      <w:r w:rsidR="00671235">
        <w:t xml:space="preserve">a </w:t>
      </w:r>
      <w:r w:rsidR="00C67569">
        <w:t>widely used analytical technique in both academia and in research.</w:t>
      </w:r>
      <w:r w:rsidR="001219CF">
        <w:t xml:space="preserve"> </w:t>
      </w:r>
      <w:r w:rsidR="00B80EC3">
        <w:t>Conceptually Ma</w:t>
      </w:r>
      <w:bookmarkStart w:id="114" w:name="_Hlk71284116"/>
      <w:r w:rsidR="00B80EC3">
        <w:t xml:space="preserve">ss Spectrometry functions by ionizing molecules and </w:t>
      </w:r>
      <w:r w:rsidR="001219CF">
        <w:t xml:space="preserve">then, </w:t>
      </w:r>
      <w:r w:rsidR="00B80EC3">
        <w:t xml:space="preserve">by </w:t>
      </w:r>
      <w:r w:rsidR="001219CF">
        <w:t xml:space="preserve">taking advantage of the unique </w:t>
      </w:r>
      <w:bookmarkEnd w:id="114"/>
      <w:r w:rsidR="001219CF">
        <w:t>properties of ions, separating the newly form ions from the molecular flow and recording the molecular masses of these</w:t>
      </w:r>
      <w:r w:rsidR="00505427">
        <w:t xml:space="preserve"> ions. When ionized</w:t>
      </w:r>
      <w:r w:rsidR="00671235">
        <w:t>,</w:t>
      </w:r>
      <w:r w:rsidR="00505427">
        <w:t xml:space="preserve"> mo</w:t>
      </w:r>
      <w:r w:rsidR="004745AA">
        <w:t>st molecules will fragment</w:t>
      </w:r>
      <w:r w:rsidR="00440B16">
        <w:t>,</w:t>
      </w:r>
      <w:r w:rsidR="004745AA">
        <w:t xml:space="preserve"> and each formed fragment has a certain percent chance of retaining the ionizing charge and thus being recorded. This results in each molecule having a certain mass fragmentation pattern, the equivalent of a molecular fingerprint. That signifies the molecules presence.  </w:t>
      </w:r>
      <w:r w:rsidR="008110F7">
        <w:t xml:space="preserve">An example is shown below: </w:t>
      </w:r>
    </w:p>
    <w:p w14:paraId="1479B02B" w14:textId="77777777" w:rsidR="004745AA" w:rsidRDefault="008110F7">
      <w:r>
        <w:rPr>
          <w:noProof/>
          <w:lang w:bidi="ar-SA"/>
        </w:rPr>
        <w:drawing>
          <wp:inline distT="0" distB="0" distL="0" distR="0" wp14:anchorId="5067AB57" wp14:editId="34250A63">
            <wp:extent cx="3086108" cy="2314774"/>
            <wp:effectExtent l="0" t="0" r="0" b="9525"/>
            <wp:docPr id="112" name="Picture 112" descr="http://webbook.nist.gov/cgi/cbook.cgi?Spec=C64175&amp;Index=0&amp;Type=Mass&amp;La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book.nist.gov/cgi/cbook.cgi?Spec=C64175&amp;Index=0&amp;Type=Mass&amp;Larg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373" cy="2316473"/>
                    </a:xfrm>
                    <a:prstGeom prst="rect">
                      <a:avLst/>
                    </a:prstGeom>
                    <a:noFill/>
                    <a:ln>
                      <a:noFill/>
                    </a:ln>
                  </pic:spPr>
                </pic:pic>
              </a:graphicData>
            </a:graphic>
          </wp:inline>
        </w:drawing>
      </w:r>
    </w:p>
    <w:p w14:paraId="1B680DFB" w14:textId="19604BA8" w:rsidR="008110F7" w:rsidRPr="008110F7" w:rsidRDefault="008110F7" w:rsidP="00491E9F">
      <w:pPr>
        <w:pStyle w:val="Heading2"/>
      </w:pPr>
      <w:bookmarkStart w:id="115" w:name="_Toc519240323"/>
      <w:r w:rsidRPr="008110F7">
        <w:t>MSRE</w:t>
      </w:r>
      <w:r w:rsidR="00491E9F">
        <w:t>S</w:t>
      </w:r>
      <w:r w:rsidRPr="008110F7">
        <w:t>OLVE</w:t>
      </w:r>
      <w:bookmarkEnd w:id="115"/>
      <w:r w:rsidR="009E73E0">
        <w:t xml:space="preserve"> </w:t>
      </w:r>
    </w:p>
    <w:p w14:paraId="01ED1E0B" w14:textId="1CE9251E" w:rsidR="005568A0" w:rsidRDefault="00C67569" w:rsidP="008110F7">
      <w:pPr>
        <w:ind w:firstLine="720"/>
      </w:pPr>
      <w:r>
        <w:t>Mass Spectrometry can be used to monitor chemical reactions, to identify and characterize unknown compounds,</w:t>
      </w:r>
      <w:r w:rsidR="009D5E9C">
        <w:t xml:space="preserve"> and</w:t>
      </w:r>
      <w:r>
        <w:t xml:space="preserve"> to determine the relative concentrations of mo</w:t>
      </w:r>
      <w:r w:rsidR="009D5E9C">
        <w:t xml:space="preserve">lecular species. </w:t>
      </w:r>
      <w:r w:rsidR="008110F7">
        <w:t>However</w:t>
      </w:r>
      <w:r w:rsidR="00440B16">
        <w:t>,</w:t>
      </w:r>
      <w:r w:rsidR="008110F7">
        <w:t xml:space="preserve"> as the number </w:t>
      </w:r>
      <w:r w:rsidR="00435E00">
        <w:t xml:space="preserve">of monitored </w:t>
      </w:r>
      <w:r w:rsidR="008110F7">
        <w:t>molecules increases</w:t>
      </w:r>
      <w:r w:rsidR="00440B16">
        <w:t>,</w:t>
      </w:r>
      <w:r w:rsidR="008110F7">
        <w:t xml:space="preserve"> greater overlap will occur among the mass </w:t>
      </w:r>
      <w:r w:rsidR="008110F7">
        <w:lastRenderedPageBreak/>
        <w:t>fragmentation patterns increasing the difficulty</w:t>
      </w:r>
      <w:r w:rsidR="00435E00">
        <w:t xml:space="preserve"> and complexity</w:t>
      </w:r>
      <w:r w:rsidR="008110F7">
        <w:t xml:space="preserve"> of discerning individual </w:t>
      </w:r>
      <w:r w:rsidR="00435E00">
        <w:t>molecules</w:t>
      </w:r>
      <w:r w:rsidR="008110F7">
        <w:t xml:space="preserve"> </w:t>
      </w:r>
      <w:r w:rsidR="00435E00">
        <w:t xml:space="preserve">and their </w:t>
      </w:r>
      <w:r w:rsidR="00931F9E">
        <w:t>relative concentrations/</w:t>
      </w:r>
      <w:r w:rsidR="00435E00">
        <w:t xml:space="preserve">signals </w:t>
      </w:r>
      <w:r w:rsidR="008110F7">
        <w:t xml:space="preserve">from the overall raw </w:t>
      </w:r>
      <w:r w:rsidR="00931F9E">
        <w:t xml:space="preserve">mass signals. Efforts to do just this, analyze the mass signal generated by multiple molecules, is what led to the creation of the MSRESOLVE program. MSRESOLVE is designed to analyze and discern the molecules and their relative concentrations contained within raw mass signals. </w:t>
      </w:r>
      <w:r w:rsidR="005568A0">
        <w:t xml:space="preserve">To </w:t>
      </w:r>
      <w:r w:rsidR="00AB18FE">
        <w:t xml:space="preserve">do </w:t>
      </w:r>
      <w:r w:rsidR="005568A0">
        <w:t>so MSRESOLVE requires reference m</w:t>
      </w:r>
      <w:r w:rsidR="00AB18FE">
        <w:t>ass fragmentation patterns and user i</w:t>
      </w:r>
      <w:r w:rsidR="005568A0">
        <w:t>nput</w:t>
      </w:r>
      <w:r w:rsidR="00AB18FE">
        <w:t>ted</w:t>
      </w:r>
      <w:r w:rsidR="005568A0">
        <w:t xml:space="preserve"> evaluation parameters.</w:t>
      </w:r>
    </w:p>
    <w:p w14:paraId="00A646E5" w14:textId="10D78EEF" w:rsidR="001F6A7C" w:rsidRDefault="005568A0" w:rsidP="005568A0">
      <w:pPr>
        <w:ind w:firstLine="720"/>
      </w:pPr>
      <w:r>
        <w:t xml:space="preserve"> Along with the core MSRESOLVE program there are two auxiliary programs: the </w:t>
      </w:r>
      <w:proofErr w:type="spellStart"/>
      <w:r>
        <w:t>JDXConverter</w:t>
      </w:r>
      <w:proofErr w:type="spellEnd"/>
      <w:r>
        <w:t xml:space="preserve"> program which generates the required reference file and the Data Generation program which simulates the theoretical raw signals produce by molecules of various concretions. Neither program is required to use MSRESOLVE</w:t>
      </w:r>
      <w:r w:rsidR="00440B16">
        <w:t>,</w:t>
      </w:r>
      <w:r>
        <w:t xml:space="preserve"> but their use is suggested.</w:t>
      </w:r>
    </w:p>
    <w:p w14:paraId="05FA69D5" w14:textId="77777777" w:rsidR="005568A0" w:rsidRDefault="005568A0" w:rsidP="001F6A7C">
      <w:r>
        <w:t xml:space="preserve"> All </w:t>
      </w:r>
      <w:r w:rsidR="001F6A7C">
        <w:t xml:space="preserve">programs are explained in the following pages including an extensive guide of the options and inputs of MSRESOLVE. </w:t>
      </w:r>
      <w:r>
        <w:t xml:space="preserve"> </w:t>
      </w:r>
    </w:p>
    <w:p w14:paraId="72BAC20C" w14:textId="77777777" w:rsidR="00CB42A2" w:rsidRDefault="00CB42A2"/>
    <w:p w14:paraId="01B343DA" w14:textId="77777777" w:rsidR="004E4B33" w:rsidRDefault="004E4B33" w:rsidP="00763F39">
      <w:pPr>
        <w:pStyle w:val="Heading2"/>
      </w:pPr>
      <w:bookmarkStart w:id="116" w:name="_Toc519240324"/>
      <w:r w:rsidRPr="004E4B33">
        <w:t>MSRESOLVE</w:t>
      </w:r>
      <w:r w:rsidR="00763F39">
        <w:t xml:space="preserve"> Purpose</w:t>
      </w:r>
      <w:bookmarkEnd w:id="116"/>
    </w:p>
    <w:p w14:paraId="553EA0B1" w14:textId="77777777" w:rsidR="003A1372" w:rsidRDefault="004E4B33">
      <w:r>
        <w:t xml:space="preserve">The MSRESOLVE program </w:t>
      </w:r>
      <w:r w:rsidR="003A1372">
        <w:t>takes three</w:t>
      </w:r>
      <w:r>
        <w:t xml:space="preserve"> </w:t>
      </w:r>
      <w:proofErr w:type="gramStart"/>
      <w:r>
        <w:t>inpu</w:t>
      </w:r>
      <w:r w:rsidR="003A1372">
        <w:t>ts</w:t>
      </w:r>
      <w:r w:rsidR="002D4C41">
        <w:t>;</w:t>
      </w:r>
      <w:proofErr w:type="gramEnd"/>
      <w:r w:rsidR="003A1372">
        <w:t xml:space="preserve"> a reference sheet (including reference fragmentation patterns), the raw signals from mass spectrometry and a text file detailing multiple options/choices for the MSRESO</w:t>
      </w:r>
      <w:r w:rsidR="002D4C41">
        <w:t>VLE program. The MSRESOLVE imports</w:t>
      </w:r>
      <w:r w:rsidR="003A1372">
        <w:t xml:space="preserve"> these three inputs and c</w:t>
      </w:r>
      <w:r w:rsidR="002D4C41">
        <w:t>omputes</w:t>
      </w:r>
      <w:r w:rsidR="003A1372">
        <w:t xml:space="preserve">, </w:t>
      </w:r>
      <w:r w:rsidR="002D4C41">
        <w:t xml:space="preserve">according to </w:t>
      </w:r>
      <w:r w:rsidR="003A1372">
        <w:t xml:space="preserve">the options chosen in the text file, the </w:t>
      </w:r>
      <w:r w:rsidR="002D4C41">
        <w:t xml:space="preserve">concentrations/relative signals of each molecule that was present in the Mass Spectrometer </w:t>
      </w:r>
      <w:r w:rsidR="00BE2955">
        <w:t>over</w:t>
      </w:r>
      <w:r w:rsidR="002D4C41">
        <w:t xml:space="preserve"> the times the raw mass spectrometer signals were recorded. </w:t>
      </w:r>
    </w:p>
    <w:p w14:paraId="5EA77D5E" w14:textId="77777777" w:rsidR="00A377A1" w:rsidRDefault="00A377A1">
      <w:r>
        <w:t xml:space="preserve">The input files used in the MSRESOVLVE program are displayed below: </w:t>
      </w:r>
    </w:p>
    <w:p w14:paraId="5A817289" w14:textId="77777777" w:rsidR="00A377A1" w:rsidRDefault="007501EB">
      <w:r>
        <w:rPr>
          <w:noProof/>
          <w:lang w:bidi="ar-SA"/>
        </w:rPr>
        <w:drawing>
          <wp:anchor distT="0" distB="0" distL="114300" distR="114300" simplePos="0" relativeHeight="251674624" behindDoc="0" locked="0" layoutInCell="1" allowOverlap="1" wp14:anchorId="0C0C5361" wp14:editId="4FE77ACB">
            <wp:simplePos x="0" y="0"/>
            <wp:positionH relativeFrom="column">
              <wp:posOffset>-666115</wp:posOffset>
            </wp:positionH>
            <wp:positionV relativeFrom="paragraph">
              <wp:posOffset>17780</wp:posOffset>
            </wp:positionV>
            <wp:extent cx="4766945" cy="2972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945" cy="2972435"/>
                    </a:xfrm>
                    <a:prstGeom prst="rect">
                      <a:avLst/>
                    </a:prstGeom>
                  </pic:spPr>
                </pic:pic>
              </a:graphicData>
            </a:graphic>
          </wp:anchor>
        </w:drawing>
      </w:r>
    </w:p>
    <w:p w14:paraId="3313E77C" w14:textId="77777777" w:rsidR="00A377A1" w:rsidRDefault="00A377A1"/>
    <w:p w14:paraId="1DA4413D" w14:textId="1C7F40ED" w:rsidR="00A377A1" w:rsidRDefault="009C21B3">
      <w:r>
        <w:rPr>
          <w:noProof/>
          <w:lang w:bidi="ar-SA"/>
        </w:rPr>
        <mc:AlternateContent>
          <mc:Choice Requires="wps">
            <w:drawing>
              <wp:anchor distT="0" distB="0" distL="114300" distR="114300" simplePos="0" relativeHeight="251677696" behindDoc="0" locked="0" layoutInCell="1" allowOverlap="1" wp14:anchorId="7E5E8D51" wp14:editId="028AA8ED">
                <wp:simplePos x="0" y="0"/>
                <wp:positionH relativeFrom="column">
                  <wp:posOffset>4144645</wp:posOffset>
                </wp:positionH>
                <wp:positionV relativeFrom="paragraph">
                  <wp:posOffset>8255</wp:posOffset>
                </wp:positionV>
                <wp:extent cx="2560320" cy="1336040"/>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133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w:t>
                            </w:r>
                            <w:proofErr w:type="gramStart"/>
                            <w:r>
                              <w:t>search..</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8D51" id="_x0000_t202" coordsize="21600,21600" o:spt="202" path="m,l,21600r21600,l21600,xe">
                <v:stroke joinstyle="miter"/>
                <v:path gradientshapeok="t" o:connecttype="rect"/>
              </v:shapetype>
              <v:shape id="Text Box 21" o:spid="_x0000_s1026" type="#_x0000_t202" style="position:absolute;margin-left:326.35pt;margin-top:.65pt;width:201.6pt;height:10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" fillcolor="white [3201]" strokeweight=".5pt">
                <v:path arrowok="t"/>
                <v:textbo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search.. </w:t>
                      </w:r>
                    </w:p>
                  </w:txbxContent>
                </v:textbox>
              </v:shape>
            </w:pict>
          </mc:Fallback>
        </mc:AlternateContent>
      </w:r>
    </w:p>
    <w:p w14:paraId="416775AF" w14:textId="77777777" w:rsidR="00A377A1" w:rsidRDefault="00A377A1"/>
    <w:p w14:paraId="391AA114" w14:textId="77777777" w:rsidR="00A377A1" w:rsidRDefault="00A377A1"/>
    <w:p w14:paraId="4DA24253" w14:textId="77777777" w:rsidR="00A377A1" w:rsidRDefault="00A377A1"/>
    <w:p w14:paraId="64D73D9F" w14:textId="77777777" w:rsidR="00A377A1" w:rsidRDefault="00A377A1"/>
    <w:p w14:paraId="3063E3F0" w14:textId="77777777" w:rsidR="00A377A1" w:rsidRDefault="00A377A1"/>
    <w:p w14:paraId="032C4C9A" w14:textId="77777777" w:rsidR="00A377A1" w:rsidRDefault="00A377A1"/>
    <w:p w14:paraId="55835E53" w14:textId="77777777" w:rsidR="00A377A1" w:rsidRDefault="00A377A1"/>
    <w:p w14:paraId="2BC680B4" w14:textId="77777777" w:rsidR="00A377A1" w:rsidRDefault="00A377A1"/>
    <w:p w14:paraId="79444F1B" w14:textId="28FF9843" w:rsidR="00A377A1" w:rsidRDefault="00A377A1"/>
    <w:p w14:paraId="4C9BB738" w14:textId="414D7B92" w:rsidR="00A377A1" w:rsidRDefault="00A377A1"/>
    <w:p w14:paraId="0CD0B54A" w14:textId="548A5E30" w:rsidR="00A377A1" w:rsidRDefault="00A5197D">
      <w:r>
        <w:rPr>
          <w:noProof/>
          <w:lang w:bidi="ar-SA"/>
        </w:rPr>
        <mc:AlternateContent>
          <mc:Choice Requires="wps">
            <w:drawing>
              <wp:anchor distT="0" distB="0" distL="114300" distR="114300" simplePos="0" relativeHeight="251678720" behindDoc="0" locked="0" layoutInCell="1" allowOverlap="1" wp14:anchorId="0C6058E3" wp14:editId="3A3FC45D">
                <wp:simplePos x="0" y="0"/>
                <wp:positionH relativeFrom="column">
                  <wp:posOffset>5353050</wp:posOffset>
                </wp:positionH>
                <wp:positionV relativeFrom="paragraph">
                  <wp:posOffset>0</wp:posOffset>
                </wp:positionV>
                <wp:extent cx="1246505" cy="3333750"/>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6505" cy="3333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58E3" id="Text Box 22" o:spid="_x0000_s1027" type="#_x0000_t202" style="position:absolute;margin-left:421.5pt;margin-top:0;width:98.1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" fillcolor="white [3201]" strokeweight=".5pt">
                <v:path arrowok="t"/>
                <v:textbo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v:textbox>
              </v:shape>
            </w:pict>
          </mc:Fallback>
        </mc:AlternateContent>
      </w:r>
      <w:r>
        <w:rPr>
          <w:noProof/>
          <w:lang w:bidi="ar-SA"/>
        </w:rPr>
        <w:drawing>
          <wp:anchor distT="0" distB="0" distL="114300" distR="114300" simplePos="0" relativeHeight="251676672" behindDoc="0" locked="0" layoutInCell="1" allowOverlap="1" wp14:anchorId="673EA4B3" wp14:editId="613C7557">
            <wp:simplePos x="0" y="0"/>
            <wp:positionH relativeFrom="column">
              <wp:posOffset>-838200</wp:posOffset>
            </wp:positionH>
            <wp:positionV relativeFrom="paragraph">
              <wp:posOffset>0</wp:posOffset>
            </wp:positionV>
            <wp:extent cx="5943600" cy="3515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anchor>
        </w:drawing>
      </w:r>
    </w:p>
    <w:p w14:paraId="3DC79879" w14:textId="77777777" w:rsidR="00A377A1" w:rsidRDefault="00A377A1"/>
    <w:p w14:paraId="2D312377" w14:textId="77777777" w:rsidR="00A377A1" w:rsidRDefault="00A377A1"/>
    <w:p w14:paraId="512A46F9" w14:textId="7E41800C" w:rsidR="00A377A1" w:rsidRDefault="00A377A1"/>
    <w:p w14:paraId="5DF1A7E1" w14:textId="356EBBE1" w:rsidR="00A377A1" w:rsidRDefault="00A377A1"/>
    <w:p w14:paraId="1AC25262" w14:textId="787CCB7B" w:rsidR="00A377A1" w:rsidRDefault="00A377A1"/>
    <w:p w14:paraId="324140A4" w14:textId="77777777" w:rsidR="00A5197D" w:rsidRDefault="00A5197D"/>
    <w:p w14:paraId="0C59B2E4" w14:textId="77777777" w:rsidR="00A5197D" w:rsidRDefault="00A5197D"/>
    <w:p w14:paraId="68308A1A" w14:textId="77777777" w:rsidR="00A5197D" w:rsidRDefault="00A5197D"/>
    <w:p w14:paraId="292EE6E8" w14:textId="77777777" w:rsidR="00A5197D" w:rsidRDefault="00A5197D"/>
    <w:p w14:paraId="075D157F" w14:textId="77777777" w:rsidR="00A5197D" w:rsidRDefault="00A5197D"/>
    <w:p w14:paraId="2BDF45CE" w14:textId="673BBDDD" w:rsidR="00A377A1" w:rsidRDefault="00A377A1"/>
    <w:p w14:paraId="2F85BF43" w14:textId="79EFC3D0" w:rsidR="00A377A1" w:rsidRDefault="00A5197D">
      <w:r>
        <w:rPr>
          <w:noProof/>
          <w:lang w:bidi="ar-SA"/>
        </w:rPr>
        <w:drawing>
          <wp:anchor distT="0" distB="0" distL="114300" distR="114300" simplePos="0" relativeHeight="251675648" behindDoc="0" locked="0" layoutInCell="1" allowOverlap="1" wp14:anchorId="0A7E9280" wp14:editId="32244F0E">
            <wp:simplePos x="0" y="0"/>
            <wp:positionH relativeFrom="margin">
              <wp:align>left</wp:align>
            </wp:positionH>
            <wp:positionV relativeFrom="paragraph">
              <wp:posOffset>12700</wp:posOffset>
            </wp:positionV>
            <wp:extent cx="4984750" cy="319087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4750" cy="3190875"/>
                    </a:xfrm>
                    <a:prstGeom prst="rect">
                      <a:avLst/>
                    </a:prstGeom>
                  </pic:spPr>
                </pic:pic>
              </a:graphicData>
            </a:graphic>
          </wp:anchor>
        </w:drawing>
      </w:r>
    </w:p>
    <w:p w14:paraId="3907357F" w14:textId="1D9DE3C6" w:rsidR="00A377A1" w:rsidRDefault="00A377A1"/>
    <w:p w14:paraId="649C1FE7" w14:textId="29D28183" w:rsidR="00A377A1" w:rsidRDefault="00A377A1"/>
    <w:p w14:paraId="5480C7CB" w14:textId="77777777" w:rsidR="00A377A1" w:rsidRDefault="00A377A1"/>
    <w:p w14:paraId="6B7D9FA5" w14:textId="77777777" w:rsidR="00A377A1" w:rsidRDefault="00A377A1"/>
    <w:p w14:paraId="4D62622B" w14:textId="77777777" w:rsidR="00A377A1" w:rsidRDefault="00A377A1"/>
    <w:p w14:paraId="525CF4BF" w14:textId="77777777" w:rsidR="00A377A1" w:rsidRDefault="00A377A1"/>
    <w:p w14:paraId="53261728" w14:textId="159DCE8C" w:rsidR="00A377A1" w:rsidRDefault="00A377A1"/>
    <w:p w14:paraId="77533637" w14:textId="31EE0297" w:rsidR="00A377A1" w:rsidRDefault="00A377A1"/>
    <w:p w14:paraId="4E53D045" w14:textId="624A9A61" w:rsidR="00A377A1" w:rsidRDefault="00A377A1"/>
    <w:p w14:paraId="0069BD50" w14:textId="6311694E" w:rsidR="00A377A1" w:rsidRDefault="00A5197D">
      <w:r>
        <w:rPr>
          <w:noProof/>
          <w:lang w:bidi="ar-SA"/>
        </w:rPr>
        <mc:AlternateContent>
          <mc:Choice Requires="wps">
            <w:drawing>
              <wp:anchor distT="0" distB="0" distL="114300" distR="114300" simplePos="0" relativeHeight="251679744" behindDoc="0" locked="0" layoutInCell="1" allowOverlap="1" wp14:anchorId="4FADB81A" wp14:editId="09DA41A4">
                <wp:simplePos x="0" y="0"/>
                <wp:positionH relativeFrom="margin">
                  <wp:align>left</wp:align>
                </wp:positionH>
                <wp:positionV relativeFrom="paragraph">
                  <wp:posOffset>100965</wp:posOffset>
                </wp:positionV>
                <wp:extent cx="5201285" cy="876300"/>
                <wp:effectExtent l="0" t="0" r="18415" b="1905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128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0F95A" w14:textId="77777777" w:rsidR="00FA4E14" w:rsidRPr="002701DE" w:rsidRDefault="00FA4E14">
                            <w:pPr>
                              <w:rPr>
                                <w:u w:val="single"/>
                              </w:rPr>
                            </w:pPr>
                            <w:r>
                              <w:t xml:space="preserve">(Above) This is the </w:t>
                            </w:r>
                            <w:proofErr w:type="spellStart"/>
                            <w:r>
                              <w:t>UserInput</w:t>
                            </w:r>
                            <w:proofErr w:type="spellEnd"/>
                            <w:r>
                              <w:t xml:space="preserve">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DB81A" id="Text Box 23" o:spid="_x0000_s1028" type="#_x0000_t202" style="position:absolute;margin-left:0;margin-top:7.95pt;width:409.55pt;height:6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" fillcolor="white [3201]" strokeweight=".5pt">
                <v:path arrowok="t"/>
                <v:textbox>
                  <w:txbxContent>
                    <w:p w14:paraId="0960F95A" w14:textId="77777777" w:rsidR="00FA4E14" w:rsidRPr="002701DE" w:rsidRDefault="00FA4E14">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v:textbox>
                <w10:wrap anchorx="margin"/>
              </v:shape>
            </w:pict>
          </mc:Fallback>
        </mc:AlternateContent>
      </w:r>
    </w:p>
    <w:p w14:paraId="73905C28" w14:textId="77777777" w:rsidR="00A377A1" w:rsidRDefault="00A377A1"/>
    <w:p w14:paraId="042C7049" w14:textId="77777777" w:rsidR="00A377A1" w:rsidRDefault="00717AA7">
      <w:r>
        <w:t xml:space="preserve">There are four possible output files from the MSRESOLVE program. The preprocessed data, the simulated </w:t>
      </w:r>
      <w:r w:rsidR="00EF4B4A">
        <w:t>s</w:t>
      </w:r>
      <w:r>
        <w:t xml:space="preserve">ignals output, and the concentration and signals output file-only one of which will be exported at a time. </w:t>
      </w:r>
    </w:p>
    <w:p w14:paraId="37DC44DC" w14:textId="77777777" w:rsidR="000A4DF1" w:rsidRDefault="000A4DF1">
      <w:r>
        <w:t>The preprocessed data displays the final iteration of raw signals before computing the concentrations/simulated signals but post all preprocessing and data smoothing.</w:t>
      </w:r>
      <w:r w:rsidR="00B702A0">
        <w:t xml:space="preserve"> This is outputted to allow the user to determine the impact of the chosen preprocessing.</w:t>
      </w:r>
      <w:r>
        <w:t xml:space="preserve"> The concentration/signals output file displays the computed concentrations or signals. </w:t>
      </w:r>
      <w:proofErr w:type="gramStart"/>
      <w:r>
        <w:t>Finally</w:t>
      </w:r>
      <w:proofErr w:type="gramEnd"/>
      <w:r>
        <w:t xml:space="preserve"> the si</w:t>
      </w:r>
      <w:r w:rsidR="00B702A0">
        <w:t>mulated signals output file, similar to the data generation program, outputs simulated raw signals f</w:t>
      </w:r>
      <w:r w:rsidR="006700D0">
        <w:t>rom</w:t>
      </w:r>
      <w:r w:rsidR="00B702A0">
        <w:t xml:space="preserve"> the concentrations calculated. This file </w:t>
      </w:r>
      <w:r w:rsidR="006700D0">
        <w:t xml:space="preserve">potentially </w:t>
      </w:r>
      <w:r w:rsidR="00B702A0">
        <w:t xml:space="preserve">could be compared to the initial input signals </w:t>
      </w:r>
      <w:proofErr w:type="gramStart"/>
      <w:r w:rsidR="00B702A0">
        <w:t>as a way to</w:t>
      </w:r>
      <w:proofErr w:type="gramEnd"/>
      <w:r w:rsidR="00B702A0">
        <w:t xml:space="preserve"> evaluate the validity of the calculated concentrations/signals. </w:t>
      </w:r>
    </w:p>
    <w:p w14:paraId="184A896F" w14:textId="77777777" w:rsidR="00B702A0" w:rsidRDefault="00B702A0">
      <w:r>
        <w:t xml:space="preserve">Below are illustrations of all output files: </w:t>
      </w:r>
    </w:p>
    <w:p w14:paraId="7E87352C" w14:textId="539014C0" w:rsidR="005A24F9" w:rsidRDefault="00A5197D">
      <w:r>
        <w:rPr>
          <w:noProof/>
          <w:lang w:bidi="ar-SA"/>
        </w:rPr>
        <w:drawing>
          <wp:anchor distT="0" distB="0" distL="114300" distR="114300" simplePos="0" relativeHeight="251680768" behindDoc="0" locked="0" layoutInCell="1" allowOverlap="1" wp14:anchorId="05F26F9E" wp14:editId="667433F9">
            <wp:simplePos x="0" y="0"/>
            <wp:positionH relativeFrom="column">
              <wp:posOffset>2076450</wp:posOffset>
            </wp:positionH>
            <wp:positionV relativeFrom="paragraph">
              <wp:posOffset>62230</wp:posOffset>
            </wp:positionV>
            <wp:extent cx="4391025" cy="26816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2681605"/>
                    </a:xfrm>
                    <a:prstGeom prst="rect">
                      <a:avLst/>
                    </a:prstGeom>
                  </pic:spPr>
                </pic:pic>
              </a:graphicData>
            </a:graphic>
            <wp14:sizeRelH relativeFrom="margin">
              <wp14:pctWidth>0</wp14:pctWidth>
            </wp14:sizeRelH>
            <wp14:sizeRelV relativeFrom="margin">
              <wp14:pctHeight>0</wp14:pctHeight>
            </wp14:sizeRelV>
          </wp:anchor>
        </w:drawing>
      </w:r>
    </w:p>
    <w:p w14:paraId="240FCEA0" w14:textId="27B21D26" w:rsidR="005A24F9" w:rsidRDefault="00A5197D">
      <w:r>
        <w:rPr>
          <w:noProof/>
          <w:lang w:bidi="ar-SA"/>
        </w:rPr>
        <mc:AlternateContent>
          <mc:Choice Requires="wps">
            <w:drawing>
              <wp:anchor distT="0" distB="0" distL="114300" distR="114300" simplePos="0" relativeHeight="251683840" behindDoc="0" locked="0" layoutInCell="1" allowOverlap="1" wp14:anchorId="567C9F27" wp14:editId="15F08090">
                <wp:simplePos x="0" y="0"/>
                <wp:positionH relativeFrom="column">
                  <wp:posOffset>-133350</wp:posOffset>
                </wp:positionH>
                <wp:positionV relativeFrom="paragraph">
                  <wp:posOffset>349250</wp:posOffset>
                </wp:positionV>
                <wp:extent cx="1666875" cy="1390650"/>
                <wp:effectExtent l="0" t="0" r="9525"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9F27" id="Text Box 27" o:spid="_x0000_s1029" type="#_x0000_t202" style="position:absolute;margin-left:-10.5pt;margin-top:27.5pt;width:131.25pt;height:1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" fillcolor="white [3201]" strokeweight=".5pt">
                <v:path arrowok="t"/>
                <v:textbo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v:textbox>
              </v:shape>
            </w:pict>
          </mc:Fallback>
        </mc:AlternateContent>
      </w:r>
    </w:p>
    <w:p w14:paraId="0D768A7F" w14:textId="514D90A0" w:rsidR="005A24F9" w:rsidRDefault="005A24F9"/>
    <w:p w14:paraId="17ABF0B9" w14:textId="6DFA7F7F" w:rsidR="005A24F9" w:rsidRDefault="005A24F9"/>
    <w:p w14:paraId="3A3EA0BB" w14:textId="0AE44B67" w:rsidR="005A24F9" w:rsidRDefault="005A24F9"/>
    <w:p w14:paraId="0FA8F044" w14:textId="223C9056" w:rsidR="005A24F9" w:rsidRDefault="005A24F9"/>
    <w:p w14:paraId="5F161B5F" w14:textId="77777777" w:rsidR="005A24F9" w:rsidRDefault="005A24F9"/>
    <w:p w14:paraId="6E24EDF7" w14:textId="77777777" w:rsidR="005A24F9" w:rsidRDefault="005A24F9"/>
    <w:p w14:paraId="19CA107F" w14:textId="1A21F77A" w:rsidR="005A24F9" w:rsidRDefault="005A24F9"/>
    <w:p w14:paraId="77E7A409" w14:textId="31193ABB" w:rsidR="005A24F9" w:rsidRDefault="005A24F9"/>
    <w:p w14:paraId="0C8CED8D" w14:textId="276182FF" w:rsidR="005A24F9" w:rsidRDefault="00A5197D">
      <w:r>
        <w:rPr>
          <w:noProof/>
          <w:lang w:bidi="ar-SA"/>
        </w:rPr>
        <w:lastRenderedPageBreak/>
        <mc:AlternateContent>
          <mc:Choice Requires="wps">
            <w:drawing>
              <wp:anchor distT="0" distB="0" distL="114300" distR="114300" simplePos="0" relativeHeight="251684864" behindDoc="0" locked="0" layoutInCell="1" allowOverlap="1" wp14:anchorId="54451D51" wp14:editId="69EA2DA8">
                <wp:simplePos x="0" y="0"/>
                <wp:positionH relativeFrom="column">
                  <wp:posOffset>-184150</wp:posOffset>
                </wp:positionH>
                <wp:positionV relativeFrom="paragraph">
                  <wp:posOffset>164465</wp:posOffset>
                </wp:positionV>
                <wp:extent cx="1673225" cy="2294890"/>
                <wp:effectExtent l="0" t="0" r="3175"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294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51D51" id="Text Box 28" o:spid="_x0000_s1030" type="#_x0000_t202" style="position:absolute;margin-left:-14.5pt;margin-top:12.95pt;width:131.75pt;height:18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" fillcolor="white [3201]" strokeweight=".5pt">
                <v:path arrowok="t"/>
                <v:textbo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v:textbox>
              </v:shape>
            </w:pict>
          </mc:Fallback>
        </mc:AlternateContent>
      </w:r>
      <w:r>
        <w:rPr>
          <w:noProof/>
          <w:lang w:bidi="ar-SA"/>
        </w:rPr>
        <w:drawing>
          <wp:anchor distT="0" distB="0" distL="114300" distR="114300" simplePos="0" relativeHeight="251682816" behindDoc="0" locked="0" layoutInCell="1" allowOverlap="1" wp14:anchorId="7A828609" wp14:editId="796E91F4">
            <wp:simplePos x="0" y="0"/>
            <wp:positionH relativeFrom="column">
              <wp:posOffset>2026920</wp:posOffset>
            </wp:positionH>
            <wp:positionV relativeFrom="paragraph">
              <wp:posOffset>-349885</wp:posOffset>
            </wp:positionV>
            <wp:extent cx="4718050" cy="28067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8050" cy="2806700"/>
                    </a:xfrm>
                    <a:prstGeom prst="rect">
                      <a:avLst/>
                    </a:prstGeom>
                  </pic:spPr>
                </pic:pic>
              </a:graphicData>
            </a:graphic>
          </wp:anchor>
        </w:drawing>
      </w:r>
    </w:p>
    <w:p w14:paraId="1581EC81" w14:textId="16D93F63" w:rsidR="005A24F9" w:rsidRDefault="005A24F9"/>
    <w:p w14:paraId="345ABFC5" w14:textId="1C658B97" w:rsidR="005A24F9" w:rsidRDefault="005A24F9"/>
    <w:p w14:paraId="187BB72B" w14:textId="21769638" w:rsidR="005A24F9" w:rsidRDefault="005A24F9"/>
    <w:p w14:paraId="5D2EB4DA" w14:textId="687C5585" w:rsidR="005A24F9" w:rsidRDefault="005A24F9"/>
    <w:p w14:paraId="63DCECEE" w14:textId="62C3C1F8" w:rsidR="005A24F9" w:rsidRDefault="005A24F9"/>
    <w:p w14:paraId="2D7A4938" w14:textId="488888A1" w:rsidR="005A24F9" w:rsidRDefault="005A24F9"/>
    <w:p w14:paraId="4757AC41" w14:textId="11EAEF56" w:rsidR="005A24F9" w:rsidRDefault="005A24F9"/>
    <w:p w14:paraId="09781B53" w14:textId="77777777" w:rsidR="005A24F9" w:rsidRDefault="005A24F9"/>
    <w:p w14:paraId="5FBCED3B" w14:textId="77777777" w:rsidR="005A24F9" w:rsidRDefault="005A24F9"/>
    <w:p w14:paraId="6DE5E578" w14:textId="77777777" w:rsidR="005A24F9" w:rsidRDefault="005A24F9"/>
    <w:p w14:paraId="27A12228" w14:textId="77777777" w:rsidR="005A24F9" w:rsidRDefault="005A24F9"/>
    <w:p w14:paraId="6BA83238" w14:textId="77777777" w:rsidR="005A24F9" w:rsidRDefault="005A24F9"/>
    <w:p w14:paraId="2E9B7872" w14:textId="6824A194" w:rsidR="005A24F9" w:rsidRDefault="0030525B">
      <w:r>
        <w:rPr>
          <w:noProof/>
          <w:lang w:bidi="ar-SA"/>
        </w:rPr>
        <w:drawing>
          <wp:anchor distT="0" distB="0" distL="114300" distR="114300" simplePos="0" relativeHeight="251681792" behindDoc="0" locked="0" layoutInCell="1" allowOverlap="1" wp14:anchorId="1958EEAC" wp14:editId="03C8EA45">
            <wp:simplePos x="0" y="0"/>
            <wp:positionH relativeFrom="column">
              <wp:posOffset>1586865</wp:posOffset>
            </wp:positionH>
            <wp:positionV relativeFrom="paragraph">
              <wp:posOffset>11430</wp:posOffset>
            </wp:positionV>
            <wp:extent cx="5097780" cy="2872105"/>
            <wp:effectExtent l="0" t="0" r="762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2872105"/>
                    </a:xfrm>
                    <a:prstGeom prst="rect">
                      <a:avLst/>
                    </a:prstGeom>
                  </pic:spPr>
                </pic:pic>
              </a:graphicData>
            </a:graphic>
          </wp:anchor>
        </w:drawing>
      </w:r>
      <w:r w:rsidR="009C21B3">
        <w:rPr>
          <w:noProof/>
          <w:lang w:bidi="ar-SA"/>
        </w:rPr>
        <mc:AlternateContent>
          <mc:Choice Requires="wps">
            <w:drawing>
              <wp:anchor distT="0" distB="0" distL="114300" distR="114300" simplePos="0" relativeHeight="251686912" behindDoc="0" locked="0" layoutInCell="1" allowOverlap="1" wp14:anchorId="4DD00BDE" wp14:editId="36A4B79C">
                <wp:simplePos x="0" y="0"/>
                <wp:positionH relativeFrom="column">
                  <wp:posOffset>-387985</wp:posOffset>
                </wp:positionH>
                <wp:positionV relativeFrom="paragraph">
                  <wp:posOffset>139700</wp:posOffset>
                </wp:positionV>
                <wp:extent cx="1475105" cy="2259965"/>
                <wp:effectExtent l="0" t="0" r="0" b="6985"/>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2259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A0F71" w14:textId="77777777" w:rsidR="00FA4E14" w:rsidRDefault="00FA4E14">
                            <w:r>
                              <w:t xml:space="preserve">(Right) Concentrations Output: If the user searches for concentrations, this is the output. It shows the calculated concentrations of every molecule.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D00BDE" id="Text Box 30" o:spid="_x0000_s1031" type="#_x0000_t202" style="position:absolute;margin-left:-30.55pt;margin-top:11pt;width:116.15pt;height:17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" fillcolor="white [3201]" strokeweight=".5pt">
                <v:path arrowok="t"/>
                <v:textbox>
                  <w:txbxContent>
                    <w:p w14:paraId="207A0F71" w14:textId="77777777" w:rsidR="00FA4E14" w:rsidRDefault="00FA4E14">
                      <w:r>
                        <w:t xml:space="preserve">(Right) Concentrations Output: If the user searches for concentrations, this is the output. It shows the calculated concentrations of every molecule. </w:t>
                      </w:r>
                    </w:p>
                  </w:txbxContent>
                </v:textbox>
              </v:shape>
            </w:pict>
          </mc:Fallback>
        </mc:AlternateContent>
      </w:r>
    </w:p>
    <w:p w14:paraId="1D6868AF" w14:textId="77777777" w:rsidR="005A24F9" w:rsidRDefault="005A24F9"/>
    <w:p w14:paraId="4984CF0D" w14:textId="77777777" w:rsidR="005A24F9" w:rsidRDefault="005A24F9"/>
    <w:p w14:paraId="0707F886" w14:textId="77777777" w:rsidR="005A24F9" w:rsidRDefault="005A24F9"/>
    <w:p w14:paraId="57D5D524" w14:textId="77777777" w:rsidR="005A24F9" w:rsidRDefault="005A24F9"/>
    <w:p w14:paraId="415EA337" w14:textId="77777777" w:rsidR="005A24F9" w:rsidRDefault="005A24F9"/>
    <w:p w14:paraId="66A8465A" w14:textId="77777777" w:rsidR="005A24F9" w:rsidRDefault="005A24F9"/>
    <w:p w14:paraId="609FCE93" w14:textId="77777777" w:rsidR="005A24F9" w:rsidRDefault="005A24F9"/>
    <w:p w14:paraId="6DC4BC1C" w14:textId="77777777" w:rsidR="005A24F9" w:rsidRDefault="005A24F9"/>
    <w:p w14:paraId="2F716ECA" w14:textId="5E876339" w:rsidR="005A24F9" w:rsidRDefault="00A5197D">
      <w:r>
        <w:rPr>
          <w:noProof/>
          <w:lang w:bidi="ar-SA"/>
        </w:rPr>
        <mc:AlternateContent>
          <mc:Choice Requires="wps">
            <w:drawing>
              <wp:anchor distT="0" distB="0" distL="114300" distR="114300" simplePos="0" relativeHeight="251687936" behindDoc="0" locked="0" layoutInCell="1" allowOverlap="1" wp14:anchorId="41642355" wp14:editId="5A435755">
                <wp:simplePos x="0" y="0"/>
                <wp:positionH relativeFrom="column">
                  <wp:posOffset>-355600</wp:posOffset>
                </wp:positionH>
                <wp:positionV relativeFrom="paragraph">
                  <wp:posOffset>340995</wp:posOffset>
                </wp:positionV>
                <wp:extent cx="1785620" cy="2700020"/>
                <wp:effectExtent l="0" t="0" r="5080" b="5080"/>
                <wp:wrapNone/>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5620" cy="2700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21144" w14:textId="77777777" w:rsidR="00FA4E14" w:rsidRDefault="00FA4E14">
                            <w:r>
                              <w:t xml:space="preserve">(Right) Simulated Signals: This displays the Raw Simulated Signals generated from the earlier calculated concentrations/signals.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42355" id="Text Box 31" o:spid="_x0000_s1032" type="#_x0000_t202" style="position:absolute;margin-left:-28pt;margin-top:26.85pt;width:140.6pt;height:2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" fillcolor="white [3201]" strokeweight=".5pt">
                <v:path arrowok="t"/>
                <v:textbox>
                  <w:txbxContent>
                    <w:p w14:paraId="2B521144" w14:textId="77777777" w:rsidR="00FA4E14" w:rsidRDefault="00FA4E14">
                      <w:r>
                        <w:t xml:space="preserve">(Right) Simulated Signals: This displays the Raw Simulated Signals generated from the earlier calculated concentrations/signals. </w:t>
                      </w:r>
                    </w:p>
                  </w:txbxContent>
                </v:textbox>
              </v:shape>
            </w:pict>
          </mc:Fallback>
        </mc:AlternateContent>
      </w:r>
    </w:p>
    <w:p w14:paraId="2DB41586" w14:textId="7E069B79" w:rsidR="005A24F9" w:rsidRDefault="005A24F9"/>
    <w:p w14:paraId="70AA7CDC" w14:textId="723BEAE9" w:rsidR="005A24F9" w:rsidRDefault="005A24F9"/>
    <w:p w14:paraId="5784F330" w14:textId="43FDA315" w:rsidR="005A24F9" w:rsidRDefault="005A24F9"/>
    <w:p w14:paraId="22726E9A" w14:textId="6D0F9CF0" w:rsidR="005A24F9" w:rsidRDefault="005A24F9"/>
    <w:p w14:paraId="1B09CE95" w14:textId="77777777" w:rsidR="005A24F9" w:rsidRDefault="005A24F9"/>
    <w:p w14:paraId="6246EC4A" w14:textId="77777777" w:rsidR="005A24F9" w:rsidRDefault="005A24F9"/>
    <w:p w14:paraId="55E3BBA2" w14:textId="13FDA33C" w:rsidR="005A24F9" w:rsidRDefault="005A24F9"/>
    <w:p w14:paraId="1CA20D25" w14:textId="046BDEE9" w:rsidR="005A24F9" w:rsidRDefault="00A5197D">
      <w:r>
        <w:rPr>
          <w:noProof/>
          <w:lang w:bidi="ar-SA"/>
        </w:rPr>
        <w:drawing>
          <wp:anchor distT="0" distB="0" distL="114300" distR="114300" simplePos="0" relativeHeight="251685888" behindDoc="0" locked="0" layoutInCell="1" allowOverlap="1" wp14:anchorId="39AC4BFF" wp14:editId="565C10A3">
            <wp:simplePos x="0" y="0"/>
            <wp:positionH relativeFrom="column">
              <wp:posOffset>2275840</wp:posOffset>
            </wp:positionH>
            <wp:positionV relativeFrom="paragraph">
              <wp:posOffset>-2271395</wp:posOffset>
            </wp:positionV>
            <wp:extent cx="4140835"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835" cy="2743200"/>
                    </a:xfrm>
                    <a:prstGeom prst="rect">
                      <a:avLst/>
                    </a:prstGeom>
                  </pic:spPr>
                </pic:pic>
              </a:graphicData>
            </a:graphic>
          </wp:anchor>
        </w:drawing>
      </w:r>
    </w:p>
    <w:p w14:paraId="0FDF0F5F" w14:textId="77777777" w:rsidR="005A24F9" w:rsidRDefault="005A24F9"/>
    <w:p w14:paraId="1514E8ED" w14:textId="77777777" w:rsidR="00A5197D" w:rsidRDefault="00A5197D"/>
    <w:p w14:paraId="7B5D7B90" w14:textId="77777777" w:rsidR="00763F39" w:rsidRDefault="00763F39" w:rsidP="00763F39">
      <w:pPr>
        <w:pStyle w:val="Heading1"/>
      </w:pPr>
      <w:bookmarkStart w:id="117" w:name="_Toc519240325"/>
      <w:r>
        <w:t xml:space="preserve">MSRESOLVE </w:t>
      </w:r>
      <w:proofErr w:type="spellStart"/>
      <w:r>
        <w:t>Quickstart</w:t>
      </w:r>
      <w:proofErr w:type="spellEnd"/>
      <w:r>
        <w:t xml:space="preserve"> Tutorial</w:t>
      </w:r>
      <w:bookmarkEnd w:id="117"/>
      <w:r>
        <w:t xml:space="preserve"> </w:t>
      </w:r>
    </w:p>
    <w:p w14:paraId="4C5A2B2A" w14:textId="77777777" w:rsidR="00763F39" w:rsidRDefault="00763F39" w:rsidP="00763F39"/>
    <w:p w14:paraId="3A36BACE" w14:textId="77777777" w:rsidR="00530AC9" w:rsidRPr="00A63A72" w:rsidRDefault="00530AC9" w:rsidP="00763F39">
      <w:r>
        <w:t xml:space="preserve">Included with the MSRESOLVE program is a “Tutorial” Directory. The word document in that directory will guide you through a </w:t>
      </w:r>
      <w:proofErr w:type="gramStart"/>
      <w:r>
        <w:t>first time</w:t>
      </w:r>
      <w:proofErr w:type="gramEnd"/>
      <w:r>
        <w:t xml:space="preserve"> quick start tutorial.</w:t>
      </w:r>
    </w:p>
    <w:p w14:paraId="60A954CA" w14:textId="77777777" w:rsidR="00763F39" w:rsidRDefault="00763F39" w:rsidP="00491E9F">
      <w:pPr>
        <w:pStyle w:val="Heading1"/>
      </w:pPr>
    </w:p>
    <w:p w14:paraId="5B26AF0F" w14:textId="77777777" w:rsidR="00763F39" w:rsidRPr="00763F39" w:rsidRDefault="00763F39" w:rsidP="00763F39"/>
    <w:p w14:paraId="7616BEF1" w14:textId="77777777" w:rsidR="00953E5D" w:rsidRDefault="00953E5D" w:rsidP="00491E9F">
      <w:pPr>
        <w:pStyle w:val="Heading1"/>
      </w:pPr>
      <w:bookmarkStart w:id="118" w:name="_Toc519240326"/>
      <w:r>
        <w:t>Overview of Functions and Capabilities</w:t>
      </w:r>
      <w:bookmarkEnd w:id="118"/>
      <w:r>
        <w:t xml:space="preserve"> </w:t>
      </w:r>
    </w:p>
    <w:p w14:paraId="61A8245A" w14:textId="77777777" w:rsidR="00BB2AAC" w:rsidRDefault="00BB2AAC" w:rsidP="00BB2AAC">
      <w:pPr>
        <w:ind w:firstLine="720"/>
      </w:pPr>
      <w:r>
        <w:t xml:space="preserve">The MSRESOLVE program can be divided into two distinct sections: data preprocessing and data analysis. Data preprocessing is where the raw mass spectrometry data and the reference data undergo a series of transformations and filters alleviating and removing random outliers, offsets, weak or disruptive signals, etc. Data analysis is where the calculation of relative signals and concentrations from the processed mass spectrometry data occurs. Preprocessing is essential for efficient and accurate data analysis. </w:t>
      </w:r>
    </w:p>
    <w:p w14:paraId="0A8773D4" w14:textId="77777777" w:rsidR="00BB2AAC" w:rsidRDefault="00BB2AAC" w:rsidP="00BB2AAC">
      <w:pPr>
        <w:ind w:firstLine="720"/>
      </w:pPr>
      <w:r>
        <w:t xml:space="preserve">In the data preprocessing sections and the data analysis section there are a myriad of capabilities and options all of which are controlled via the Input Text File. </w:t>
      </w:r>
      <w:proofErr w:type="gramStart"/>
      <w:r w:rsidRPr="005A7165">
        <w:t>Thus</w:t>
      </w:r>
      <w:proofErr w:type="gramEnd"/>
      <w:r w:rsidRPr="005A7165">
        <w:t xml:space="preserve"> an understanding and ease in using the Input File</w:t>
      </w:r>
      <w:r>
        <w:t xml:space="preserve"> and the options it contains</w:t>
      </w:r>
      <w:r w:rsidRPr="005A7165">
        <w:t xml:space="preserve"> is a necessity to effectively</w:t>
      </w:r>
      <w:r>
        <w:t xml:space="preserve"> </w:t>
      </w:r>
      <w:r w:rsidRPr="005A7165">
        <w:t>deploy the MSRESOLVE program. The following is a step</w:t>
      </w:r>
      <w:r>
        <w:t>-</w:t>
      </w:r>
      <w:r w:rsidRPr="005A7165">
        <w:t>by</w:t>
      </w:r>
      <w:r>
        <w:t>-</w:t>
      </w:r>
      <w:r w:rsidRPr="005A7165">
        <w:t xml:space="preserve">step, </w:t>
      </w:r>
      <w:r>
        <w:t>function-by-function</w:t>
      </w:r>
      <w:r w:rsidRPr="005A7165">
        <w:t xml:space="preserve">, guide of the Input </w:t>
      </w:r>
      <w:r>
        <w:t xml:space="preserve">File. The goal of which is instruct users on what each function does, briefly how it works, and, finally, how to use it. </w:t>
      </w:r>
    </w:p>
    <w:p w14:paraId="09734B69" w14:textId="77777777" w:rsidR="00CD0CAE" w:rsidRDefault="00CD0CAE" w:rsidP="00491E9F">
      <w:pPr>
        <w:pStyle w:val="Heading2"/>
      </w:pPr>
      <w:bookmarkStart w:id="119" w:name="_Toc519240327"/>
      <w:r>
        <w:t>Miscellaneous:</w:t>
      </w:r>
      <w:bookmarkEnd w:id="119"/>
    </w:p>
    <w:p w14:paraId="2720A1E2" w14:textId="77777777" w:rsidR="002F6832" w:rsidRPr="002F6832" w:rsidRDefault="00CD0CAE" w:rsidP="00CD0CAE">
      <w:pPr>
        <w:pStyle w:val="ListParagraph"/>
        <w:numPr>
          <w:ilvl w:val="0"/>
          <w:numId w:val="5"/>
        </w:numPr>
        <w:rPr>
          <w:b/>
        </w:rPr>
      </w:pPr>
      <w:r>
        <w:rPr>
          <w:u w:val="single"/>
        </w:rPr>
        <w:lastRenderedPageBreak/>
        <w:t>Input Files:</w:t>
      </w:r>
      <w:r>
        <w:t xml:space="preserve"> Select appropriate input files for experimental and reference data. The format of the experiment data must also be specified here.</w:t>
      </w:r>
    </w:p>
    <w:p w14:paraId="29EF316C" w14:textId="77777777" w:rsidR="00CD0CAE" w:rsidRPr="003111F3" w:rsidRDefault="00383B36" w:rsidP="00CD0CAE">
      <w:pPr>
        <w:pStyle w:val="ListParagraph"/>
        <w:numPr>
          <w:ilvl w:val="0"/>
          <w:numId w:val="5"/>
        </w:numPr>
        <w:rPr>
          <w:b/>
        </w:rPr>
      </w:pPr>
      <w:r>
        <w:rPr>
          <w:u w:val="single"/>
        </w:rPr>
        <w:t>Program Execution</w:t>
      </w:r>
      <w:r w:rsidR="002F6832">
        <w:rPr>
          <w:u w:val="single"/>
        </w:rPr>
        <w:t>:</w:t>
      </w:r>
      <w:r w:rsidR="002F6832">
        <w:t xml:space="preserve"> Here the user specifies which of the three primary sub-programs in MSRESOLVE should be executed. </w:t>
      </w:r>
      <w:r w:rsidR="00CD0CAE">
        <w:t xml:space="preserve"> </w:t>
      </w:r>
      <w:r>
        <w:t>The sub-programs are pre-processing, data analysis and data simulation.</w:t>
      </w:r>
    </w:p>
    <w:p w14:paraId="5847B94D" w14:textId="77777777" w:rsidR="003111F3" w:rsidRPr="00CD0CAE" w:rsidRDefault="003111F3" w:rsidP="00CD0CAE">
      <w:pPr>
        <w:pStyle w:val="ListParagraph"/>
        <w:numPr>
          <w:ilvl w:val="0"/>
          <w:numId w:val="5"/>
        </w:numPr>
        <w:rPr>
          <w:b/>
        </w:rPr>
      </w:pPr>
      <w:r>
        <w:rPr>
          <w:u w:val="single"/>
        </w:rPr>
        <w:t>Graphing:</w:t>
      </w:r>
      <w:r>
        <w:t xml:space="preserve"> MSRESOLVE </w:t>
      </w:r>
      <w:r w:rsidR="00E708DF">
        <w:t>can produce</w:t>
      </w:r>
      <w:r>
        <w:t xml:space="preserve"> plots of </w:t>
      </w:r>
      <w:r w:rsidR="00E708DF">
        <w:t xml:space="preserve">mass fragment signals and </w:t>
      </w:r>
      <w:r>
        <w:t>concentrations at various stages of execution. In this section the user can specify whether these plots should be cr</w:t>
      </w:r>
      <w:r w:rsidR="0067441E">
        <w:t>eated or not.</w:t>
      </w:r>
    </w:p>
    <w:p w14:paraId="529C9A3C" w14:textId="77777777" w:rsidR="009F485C" w:rsidRPr="009F485C" w:rsidRDefault="009F485C" w:rsidP="009F485C">
      <w:pPr>
        <w:rPr>
          <w:b/>
        </w:rPr>
      </w:pPr>
      <w:bookmarkStart w:id="120" w:name="_Toc519240328"/>
      <w:commentRangeStart w:id="121"/>
      <w:commentRangeStart w:id="122"/>
      <w:r w:rsidRPr="00491E9F">
        <w:rPr>
          <w:rStyle w:val="Heading2Char"/>
        </w:rPr>
        <w:t>Preprocessing</w:t>
      </w:r>
      <w:bookmarkEnd w:id="120"/>
      <w:commentRangeEnd w:id="121"/>
      <w:r w:rsidR="00D72729">
        <w:rPr>
          <w:rStyle w:val="CommentReference"/>
        </w:rPr>
        <w:commentReference w:id="121"/>
      </w:r>
      <w:r w:rsidRPr="009F485C">
        <w:rPr>
          <w:b/>
        </w:rPr>
        <w:t>:</w:t>
      </w:r>
      <w:commentRangeStart w:id="123"/>
      <w:r w:rsidRPr="009F485C">
        <w:rPr>
          <w:b/>
        </w:rPr>
        <w:t xml:space="preserve"> </w:t>
      </w:r>
      <w:commentRangeEnd w:id="123"/>
      <w:r w:rsidR="003A76C6">
        <w:rPr>
          <w:rStyle w:val="CommentReference"/>
        </w:rPr>
        <w:commentReference w:id="123"/>
      </w:r>
      <w:commentRangeEnd w:id="122"/>
      <w:r w:rsidR="0089275C">
        <w:rPr>
          <w:rStyle w:val="CommentReference"/>
        </w:rPr>
        <w:commentReference w:id="122"/>
      </w:r>
    </w:p>
    <w:p w14:paraId="5CD5D2C7" w14:textId="77777777" w:rsidR="009F485C" w:rsidRDefault="009F485C" w:rsidP="009F485C">
      <w:pPr>
        <w:pStyle w:val="ListParagraph"/>
        <w:numPr>
          <w:ilvl w:val="0"/>
          <w:numId w:val="3"/>
        </w:numPr>
      </w:pPr>
      <w:r w:rsidRPr="009F485C">
        <w:rPr>
          <w:u w:val="single"/>
        </w:rPr>
        <w:t>Time Range</w:t>
      </w:r>
      <w:r>
        <w:t xml:space="preserve">: choose a </w:t>
      </w:r>
      <w:r w:rsidR="00E90F0A">
        <w:t>specific range</w:t>
      </w:r>
      <w:r>
        <w:t xml:space="preserve"> from the raw mass spectroscopy to analyze</w:t>
      </w:r>
      <w:r w:rsidR="00435470">
        <w:t>.</w:t>
      </w:r>
    </w:p>
    <w:p w14:paraId="1203F41D" w14:textId="77777777" w:rsidR="000A1E96" w:rsidRPr="00577EB3" w:rsidRDefault="000A1E96" w:rsidP="000A1E96">
      <w:pPr>
        <w:pStyle w:val="ListParagraph"/>
        <w:numPr>
          <w:ilvl w:val="0"/>
          <w:numId w:val="3"/>
        </w:numPr>
      </w:pPr>
      <w:r w:rsidRPr="009F485C">
        <w:rPr>
          <w:u w:val="single"/>
        </w:rPr>
        <w:t>Chosen Mass Fragments</w:t>
      </w:r>
      <w:r>
        <w:t xml:space="preserve">: choose which mass fragments, present in the mass spectroscopy data, </w:t>
      </w:r>
      <w:r w:rsidRPr="00577EB3">
        <w:t xml:space="preserve">should be used to calculate relative signals/concentrations. </w:t>
      </w:r>
    </w:p>
    <w:p w14:paraId="3CB8AB84" w14:textId="77777777" w:rsidR="00E708DF" w:rsidRPr="00577EB3" w:rsidRDefault="000A1E96" w:rsidP="000A1E96">
      <w:pPr>
        <w:pStyle w:val="ListParagraph"/>
        <w:numPr>
          <w:ilvl w:val="0"/>
          <w:numId w:val="3"/>
        </w:numPr>
        <w:rPr>
          <w:u w:val="single"/>
        </w:rPr>
      </w:pPr>
      <w:r w:rsidRPr="00577EB3">
        <w:rPr>
          <w:u w:val="single"/>
        </w:rPr>
        <w:t xml:space="preserve">Baseline Correction </w:t>
      </w:r>
    </w:p>
    <w:p w14:paraId="1398BC86" w14:textId="392AD9EA" w:rsidR="00577EB3" w:rsidRPr="00577EB3" w:rsidRDefault="00577EB3" w:rsidP="00577EB3">
      <w:pPr>
        <w:pStyle w:val="ListParagraph"/>
        <w:numPr>
          <w:ilvl w:val="1"/>
          <w:numId w:val="3"/>
        </w:numPr>
        <w:rPr>
          <w:u w:val="single"/>
        </w:rPr>
      </w:pPr>
      <w:r w:rsidRPr="00577EB3">
        <w:rPr>
          <w:u w:val="single"/>
        </w:rPr>
        <w:t>Linear Semiautomatic</w:t>
      </w:r>
      <w:r w:rsidRPr="00577EB3">
        <w:t xml:space="preserve"> (Recommended): Here the user specifies only whether the corrections should be a linear or flat (slope of zero) correction; the mass fragments to be corrected and the time ranges in which the corrections should be applied. The user should specify </w:t>
      </w:r>
      <w:r w:rsidRPr="00577EB3">
        <w:rPr>
          <w:i/>
        </w:rPr>
        <w:t>early</w:t>
      </w:r>
      <w:r w:rsidRPr="00577EB3">
        <w:t xml:space="preserve"> and </w:t>
      </w:r>
      <w:r w:rsidRPr="00577EB3">
        <w:rPr>
          <w:i/>
        </w:rPr>
        <w:t>late</w:t>
      </w:r>
      <w:r w:rsidRPr="00577EB3">
        <w:t xml:space="preserve"> baseline times, and a baseline fit will be performed for all points in those ranges. The </w:t>
      </w:r>
      <w:r w:rsidRPr="00577EB3">
        <w:rPr>
          <w:i/>
        </w:rPr>
        <w:t>late</w:t>
      </w:r>
      <w:r w:rsidRPr="00577EB3">
        <w:t xml:space="preserve"> baseline times can be omitted if the user only wishes to use one time range.</w:t>
      </w:r>
    </w:p>
    <w:p w14:paraId="658524CA" w14:textId="77777777" w:rsidR="00577EB3" w:rsidRPr="00CC7D71" w:rsidRDefault="00577EB3" w:rsidP="00577EB3">
      <w:pPr>
        <w:pStyle w:val="ListParagraph"/>
        <w:numPr>
          <w:ilvl w:val="2"/>
          <w:numId w:val="3"/>
        </w:numPr>
      </w:pPr>
      <w:proofErr w:type="spellStart"/>
      <w:r w:rsidRPr="00CC7D71">
        <w:t>BaselineType</w:t>
      </w:r>
      <w:proofErr w:type="spellEnd"/>
      <w:r w:rsidRPr="00CC7D71">
        <w:t>: can be ‘flat’ or ‘linear’, a flat line means a baseline with a slope of 0, while a ‘linear’ baseline uses a fitted slope.</w:t>
      </w:r>
    </w:p>
    <w:p w14:paraId="3FE1377E" w14:textId="722F0AC6" w:rsidR="000A1E96" w:rsidRPr="00C13B22" w:rsidRDefault="00577EB3" w:rsidP="00E708DF">
      <w:pPr>
        <w:pStyle w:val="ListParagraph"/>
        <w:numPr>
          <w:ilvl w:val="1"/>
          <w:numId w:val="3"/>
        </w:numPr>
        <w:rPr>
          <w:u w:val="single"/>
        </w:rPr>
      </w:pPr>
      <w:r>
        <w:rPr>
          <w:u w:val="single"/>
        </w:rPr>
        <w:t>Linear Manual</w:t>
      </w:r>
      <w:r>
        <w:t xml:space="preserve"> (Not Recommended):</w:t>
      </w:r>
      <w:r w:rsidR="000A1E96" w:rsidRPr="00577EB3">
        <w:t xml:space="preserve"> </w:t>
      </w:r>
      <w:r w:rsidR="00E708DF" w:rsidRPr="00577EB3">
        <w:t>The user can manually specify baseline corrections for a selection of mass fragments. The user will need to specify the mass fragments to correct as well as the slope and intercept of the correction.</w:t>
      </w:r>
      <w:r>
        <w:t xml:space="preserve"> </w:t>
      </w:r>
    </w:p>
    <w:p w14:paraId="3E1ABC02" w14:textId="77777777" w:rsidR="000A1E96" w:rsidRPr="00FE04D3" w:rsidRDefault="000A1E96" w:rsidP="000A1E96">
      <w:pPr>
        <w:pStyle w:val="ListParagraph"/>
        <w:numPr>
          <w:ilvl w:val="0"/>
          <w:numId w:val="3"/>
        </w:numPr>
        <w:rPr>
          <w:u w:val="single"/>
        </w:rPr>
      </w:pPr>
      <w:r>
        <w:rPr>
          <w:u w:val="single"/>
        </w:rPr>
        <w:t>Data Specifier</w:t>
      </w:r>
      <w:r w:rsidRPr="009F485C">
        <w:rPr>
          <w:u w:val="single"/>
        </w:rPr>
        <w:t xml:space="preserve">: </w:t>
      </w:r>
      <w:r>
        <w:t>determine a maximum rate of change for mass spectrometer data.</w:t>
      </w:r>
    </w:p>
    <w:p w14:paraId="22AB6D66" w14:textId="77777777" w:rsidR="00FE04D3" w:rsidRDefault="00FE04D3" w:rsidP="000A1E96">
      <w:pPr>
        <w:pStyle w:val="ListParagraph"/>
        <w:numPr>
          <w:ilvl w:val="0"/>
          <w:numId w:val="3"/>
        </w:numPr>
        <w:rPr>
          <w:u w:val="single"/>
        </w:rPr>
      </w:pPr>
      <w:r>
        <w:rPr>
          <w:u w:val="single"/>
        </w:rPr>
        <w:t>Data Solving Restrictions:</w:t>
      </w:r>
    </w:p>
    <w:p w14:paraId="25909F46" w14:textId="7E82BEF1" w:rsidR="00FE04D3" w:rsidRPr="00C13B22" w:rsidRDefault="00FE04D3" w:rsidP="00FE04D3">
      <w:pPr>
        <w:pStyle w:val="ListParagraph"/>
        <w:numPr>
          <w:ilvl w:val="1"/>
          <w:numId w:val="3"/>
        </w:numPr>
        <w:rPr>
          <w:u w:val="single"/>
        </w:rPr>
      </w:pPr>
      <w:r>
        <w:rPr>
          <w:u w:val="single"/>
        </w:rPr>
        <w:t>Marginal Change Restrictor:</w:t>
      </w:r>
      <w:r>
        <w:t xml:space="preserve"> Limits the maximum change in the signal for a particular mass fragment between t</w:t>
      </w:r>
      <w:r w:rsidR="000E563A">
        <w:t>w</w:t>
      </w:r>
      <w:r>
        <w:t>o data points.</w:t>
      </w:r>
    </w:p>
    <w:p w14:paraId="657C7D66" w14:textId="18A41BAB" w:rsidR="000E563A" w:rsidRPr="0059441F" w:rsidRDefault="000E563A" w:rsidP="00C13B22">
      <w:pPr>
        <w:pStyle w:val="ListParagraph"/>
        <w:numPr>
          <w:ilvl w:val="2"/>
          <w:numId w:val="3"/>
        </w:numPr>
        <w:rPr>
          <w:u w:val="single"/>
        </w:rPr>
      </w:pPr>
      <w:r>
        <w:t>Marginal Change Restriction: User specified factor that regulates the amount of change between the data at consecutive times. This defines the maximum accepted change.</w:t>
      </w:r>
    </w:p>
    <w:p w14:paraId="49D0ACA8" w14:textId="3A1DC83A" w:rsidR="000E563A" w:rsidRPr="00C13B22" w:rsidRDefault="000E563A" w:rsidP="00C13B22">
      <w:pPr>
        <w:pStyle w:val="ListParagraph"/>
        <w:numPr>
          <w:ilvl w:val="2"/>
          <w:numId w:val="3"/>
        </w:numPr>
        <w:rPr>
          <w:u w:val="single"/>
        </w:rPr>
      </w:pPr>
      <w:r>
        <w:t>Ignorable Delta Y Threshold: Threshold value that prevents evaluation of the marginal change restriction at and below this value.</w:t>
      </w:r>
    </w:p>
    <w:p w14:paraId="383B0344" w14:textId="77777777" w:rsidR="00FE04D3" w:rsidRPr="00FE04D3" w:rsidRDefault="00FE04D3" w:rsidP="00FE04D3">
      <w:pPr>
        <w:pStyle w:val="ListParagraph"/>
        <w:numPr>
          <w:ilvl w:val="1"/>
          <w:numId w:val="3"/>
        </w:numPr>
        <w:rPr>
          <w:u w:val="single"/>
        </w:rPr>
      </w:pPr>
      <w:r>
        <w:rPr>
          <w:u w:val="single"/>
        </w:rPr>
        <w:t>Brute Solving Restrictions:</w:t>
      </w:r>
      <w:r>
        <w:t xml:space="preserve"> </w:t>
      </w:r>
      <w:proofErr w:type="spellStart"/>
      <w:r>
        <w:t>Restricitons</w:t>
      </w:r>
      <w:proofErr w:type="spellEnd"/>
      <w:r>
        <w:t xml:space="preserve"> for the brute </w:t>
      </w:r>
      <w:proofErr w:type="spellStart"/>
      <w:r>
        <w:t>solcing</w:t>
      </w:r>
      <w:proofErr w:type="spellEnd"/>
      <w:r>
        <w:t xml:space="preserve"> method. </w:t>
      </w:r>
    </w:p>
    <w:p w14:paraId="4AF92271" w14:textId="77777777" w:rsidR="00FE04D3" w:rsidRPr="00E6593F" w:rsidRDefault="00FE04D3" w:rsidP="00FE04D3">
      <w:pPr>
        <w:pStyle w:val="ListParagraph"/>
        <w:numPr>
          <w:ilvl w:val="2"/>
          <w:numId w:val="3"/>
        </w:numPr>
        <w:rPr>
          <w:u w:val="single"/>
        </w:rPr>
      </w:pPr>
      <w:r w:rsidRPr="00E6593F">
        <w:t>Lower/</w:t>
      </w:r>
      <w:proofErr w:type="spellStart"/>
      <w:r w:rsidRPr="00E6593F">
        <w:t>upperBound</w:t>
      </w:r>
      <w:proofErr w:type="spellEnd"/>
      <w:r w:rsidR="00E6593F" w:rsidRPr="00E6593F">
        <w:t>:</w:t>
      </w:r>
      <w:r w:rsidR="00E6593F">
        <w:rPr>
          <w:u w:val="single"/>
        </w:rPr>
        <w:t xml:space="preserve"> </w:t>
      </w:r>
      <w:r w:rsidR="00E6593F">
        <w:t>prevent brute from searching above and below user specified bounds</w:t>
      </w:r>
    </w:p>
    <w:p w14:paraId="52AB219D" w14:textId="77777777" w:rsidR="00E6593F" w:rsidRPr="00E6593F" w:rsidRDefault="00E6593F" w:rsidP="00FE04D3">
      <w:pPr>
        <w:pStyle w:val="ListParagraph"/>
        <w:numPr>
          <w:ilvl w:val="2"/>
          <w:numId w:val="3"/>
        </w:numPr>
      </w:pPr>
      <w:r w:rsidRPr="00E6593F">
        <w:t>Increments</w:t>
      </w:r>
      <w:r>
        <w:t xml:space="preserve">: sets the size of the increments for Brute (e.g., if we </w:t>
      </w:r>
      <w:proofErr w:type="gramStart"/>
      <w:r>
        <w:t>said  0.01</w:t>
      </w:r>
      <w:proofErr w:type="gramEnd"/>
      <w:r>
        <w:t xml:space="preserve"> bar, it would make the separation between points 0.01 bar in the grid, for that axis).</w:t>
      </w:r>
    </w:p>
    <w:p w14:paraId="0A3578B4" w14:textId="77777777" w:rsidR="004D67A3" w:rsidRPr="0038110D" w:rsidRDefault="004D67A3" w:rsidP="000A1E96">
      <w:pPr>
        <w:pStyle w:val="ListParagraph"/>
        <w:numPr>
          <w:ilvl w:val="0"/>
          <w:numId w:val="3"/>
        </w:numPr>
        <w:rPr>
          <w:u w:val="single"/>
        </w:rPr>
      </w:pPr>
      <w:r w:rsidRPr="0038110D">
        <w:rPr>
          <w:u w:val="single"/>
        </w:rPr>
        <w:t>Set Scaling Factor:</w:t>
      </w:r>
      <w:r w:rsidRPr="0038110D">
        <w:t xml:space="preserve"> Gives the user the option to scale the data automatically or manually with specified scaling factor.</w:t>
      </w:r>
    </w:p>
    <w:p w14:paraId="40643DC0" w14:textId="77777777" w:rsidR="004D67A3" w:rsidRDefault="004D67A3" w:rsidP="004D67A3">
      <w:pPr>
        <w:pStyle w:val="ListParagraph"/>
        <w:numPr>
          <w:ilvl w:val="0"/>
          <w:numId w:val="3"/>
        </w:numPr>
      </w:pPr>
      <w:r>
        <w:rPr>
          <w:u w:val="single"/>
        </w:rPr>
        <w:lastRenderedPageBreak/>
        <w:t>Reference Correction Coefficients</w:t>
      </w:r>
      <w:r w:rsidRPr="009F485C">
        <w:rPr>
          <w:u w:val="single"/>
        </w:rPr>
        <w:t>:</w:t>
      </w:r>
      <w:r>
        <w:t xml:space="preserve"> experimentally determine coefficients that account for the bias of Mass Spectrometers for heavier molecules.  </w:t>
      </w:r>
    </w:p>
    <w:p w14:paraId="60A1B69B" w14:textId="4A6E5F19" w:rsidR="008F3480" w:rsidRDefault="00C60BF7" w:rsidP="008F3480">
      <w:pPr>
        <w:pStyle w:val="ListParagraph"/>
        <w:numPr>
          <w:ilvl w:val="0"/>
          <w:numId w:val="3"/>
        </w:numPr>
      </w:pPr>
      <w:r>
        <w:rPr>
          <w:u w:val="single"/>
        </w:rPr>
        <w:t>Extract Reference Pattern from Data</w:t>
      </w:r>
      <w:r w:rsidR="008F3480" w:rsidRPr="009F485C">
        <w:rPr>
          <w:u w:val="single"/>
        </w:rPr>
        <w:t>:</w:t>
      </w:r>
      <w:r w:rsidR="008F3480">
        <w:t xml:space="preserve"> </w:t>
      </w:r>
      <w:r w:rsidR="0038110D">
        <w:t xml:space="preserve"> C</w:t>
      </w:r>
      <w:r w:rsidR="0038110D" w:rsidRPr="0093440E">
        <w:t>hange</w:t>
      </w:r>
      <w:r w:rsidR="0038110D">
        <w:t>s</w:t>
      </w:r>
      <w:r w:rsidR="0038110D" w:rsidRPr="0093440E">
        <w:t xml:space="preserve"> reference data </w:t>
      </w:r>
      <w:r w:rsidR="0038110D">
        <w:t xml:space="preserve">for </w:t>
      </w:r>
      <w:proofErr w:type="gramStart"/>
      <w:r w:rsidR="0038110D">
        <w:t>particular molecules</w:t>
      </w:r>
      <w:proofErr w:type="gramEnd"/>
      <w:r w:rsidR="0038110D">
        <w:t xml:space="preserve"> </w:t>
      </w:r>
      <w:r w:rsidR="0038110D" w:rsidRPr="0093440E">
        <w:t>based on collected data at a certain time, enter mass fragments for the molecule and times below</w:t>
      </w:r>
      <w:r w:rsidR="008F3480">
        <w:t>.</w:t>
      </w:r>
    </w:p>
    <w:p w14:paraId="36E73991" w14:textId="77777777" w:rsidR="00F67EE9" w:rsidRDefault="00F67EE9" w:rsidP="00F67EE9">
      <w:pPr>
        <w:pStyle w:val="ListParagraph"/>
        <w:numPr>
          <w:ilvl w:val="0"/>
          <w:numId w:val="3"/>
        </w:numPr>
      </w:pPr>
      <w:r>
        <w:rPr>
          <w:u w:val="single"/>
        </w:rPr>
        <w:t xml:space="preserve">Reference </w:t>
      </w:r>
      <w:r w:rsidRPr="009F485C">
        <w:rPr>
          <w:u w:val="single"/>
        </w:rPr>
        <w:t>Mass Fragmentation Threshold:</w:t>
      </w:r>
      <w:r>
        <w:t xml:space="preserve"> removes all mass fragments below a certain numerical relevance from calculations</w:t>
      </w:r>
      <w:r w:rsidR="005675EF">
        <w:t>.</w:t>
      </w:r>
    </w:p>
    <w:p w14:paraId="5F9840AC" w14:textId="77777777" w:rsidR="005675EF" w:rsidRPr="002D1843" w:rsidRDefault="005675EF" w:rsidP="005675EF">
      <w:pPr>
        <w:pStyle w:val="ListParagraph"/>
        <w:numPr>
          <w:ilvl w:val="0"/>
          <w:numId w:val="3"/>
        </w:numPr>
      </w:pPr>
      <w:r w:rsidRPr="002D1843">
        <w:rPr>
          <w:u w:val="single"/>
        </w:rPr>
        <w:t>Data Threshold Filter:</w:t>
      </w:r>
      <w:r w:rsidRPr="002D1843">
        <w:t xml:space="preserve"> </w:t>
      </w:r>
      <w:r w:rsidR="0093440E" w:rsidRPr="002D1843">
        <w:t>E</w:t>
      </w:r>
      <w:r w:rsidRPr="002D1843">
        <w:t xml:space="preserve">valuates </w:t>
      </w:r>
      <w:r w:rsidRPr="002D1843">
        <w:rPr>
          <w:noProof/>
        </w:rPr>
        <w:t xml:space="preserve">all experimental data to determine if </w:t>
      </w:r>
      <w:r w:rsidR="0093440E" w:rsidRPr="002D1843">
        <w:rPr>
          <w:noProof/>
        </w:rPr>
        <w:t>those</w:t>
      </w:r>
      <w:r w:rsidRPr="002D1843">
        <w:rPr>
          <w:noProof/>
        </w:rPr>
        <w:t xml:space="preserve"> expermental data are greater than a user chosen value</w:t>
      </w:r>
      <w:r w:rsidR="002D1843">
        <w:rPr>
          <w:noProof/>
        </w:rPr>
        <w:t xml:space="preserve"> (counts data smaller than that value as ‘0’, which makes the matrices easier to solve)</w:t>
      </w:r>
      <w:r w:rsidRPr="002D1843">
        <w:rPr>
          <w:noProof/>
        </w:rPr>
        <w:t xml:space="preserve">. </w:t>
      </w:r>
    </w:p>
    <w:p w14:paraId="6EF5EDE2" w14:textId="77777777" w:rsidR="005675EF" w:rsidRPr="005675EF" w:rsidRDefault="005675EF" w:rsidP="005675EF">
      <w:pPr>
        <w:pStyle w:val="ListParagraph"/>
        <w:numPr>
          <w:ilvl w:val="0"/>
          <w:numId w:val="3"/>
        </w:numPr>
      </w:pPr>
      <w:r w:rsidRPr="009F485C">
        <w:rPr>
          <w:noProof/>
          <w:u w:val="single"/>
        </w:rPr>
        <w:t>Data Smoothing</w:t>
      </w:r>
      <w:r>
        <w:rPr>
          <w:noProof/>
        </w:rPr>
        <w:t xml:space="preserve">: </w:t>
      </w:r>
      <w:r w:rsidR="00D92257">
        <w:rPr>
          <w:noProof/>
        </w:rPr>
        <w:t>M</w:t>
      </w:r>
      <w:r>
        <w:rPr>
          <w:noProof/>
        </w:rPr>
        <w:t>odifies mass spectroscopy data so that each point is modified by a line fit utilizing a user specified number of adjacent data points.</w:t>
      </w:r>
      <w:r w:rsidR="00D92257">
        <w:rPr>
          <w:noProof/>
        </w:rPr>
        <w:t xml:space="preserve"> </w:t>
      </w:r>
      <w:r w:rsidR="00D92257" w:rsidRPr="00647288">
        <w:rPr>
          <w:noProof/>
        </w:rPr>
        <w:t>Th</w:t>
      </w:r>
      <w:r w:rsidR="005D36C6" w:rsidRPr="00647288">
        <w:rPr>
          <w:noProof/>
        </w:rPr>
        <w:t xml:space="preserve">e user can </w:t>
      </w:r>
      <w:commentRangeStart w:id="124"/>
      <w:commentRangeStart w:id="125"/>
      <w:r w:rsidR="005D36C6" w:rsidRPr="00647288">
        <w:rPr>
          <w:noProof/>
        </w:rPr>
        <w:t xml:space="preserve">specify </w:t>
      </w:r>
      <w:commentRangeEnd w:id="124"/>
      <w:r w:rsidR="00874578">
        <w:rPr>
          <w:rStyle w:val="CommentReference"/>
        </w:rPr>
        <w:commentReference w:id="124"/>
      </w:r>
      <w:commentRangeEnd w:id="125"/>
      <w:r w:rsidR="00E6593F">
        <w:rPr>
          <w:rStyle w:val="CommentReference"/>
        </w:rPr>
        <w:commentReference w:id="125"/>
      </w:r>
      <w:r w:rsidR="005D36C6" w:rsidRPr="00647288">
        <w:rPr>
          <w:noProof/>
        </w:rPr>
        <w:t>either a number of points (‘pointrange’ option) or a radius of time/temperature (‘timerange’ option) to be used in the data smoothing of a point.</w:t>
      </w:r>
      <w:r w:rsidR="005D36C6">
        <w:rPr>
          <w:noProof/>
        </w:rPr>
        <w:t xml:space="preserve"> </w:t>
      </w:r>
    </w:p>
    <w:p w14:paraId="6BB3EA6A" w14:textId="77777777" w:rsidR="009F485C" w:rsidRDefault="005675EF" w:rsidP="00E708DF">
      <w:pPr>
        <w:pStyle w:val="ListParagraph"/>
        <w:numPr>
          <w:ilvl w:val="0"/>
          <w:numId w:val="3"/>
        </w:numPr>
      </w:pPr>
      <w:r>
        <w:rPr>
          <w:u w:val="single"/>
        </w:rPr>
        <w:t>Raw Signal Threshold</w:t>
      </w:r>
      <w:r w:rsidR="009F485C" w:rsidRPr="009F485C">
        <w:rPr>
          <w:u w:val="single"/>
        </w:rPr>
        <w:t>:</w:t>
      </w:r>
      <w:r w:rsidR="009F485C">
        <w:t xml:space="preserve"> </w:t>
      </w:r>
      <w:r w:rsidR="00D367F9" w:rsidRPr="00D367F9">
        <w:t>eliminates recorded signals below a certain threshold or above another limit.</w:t>
      </w:r>
    </w:p>
    <w:p w14:paraId="7034D353" w14:textId="77777777" w:rsidR="009F485C" w:rsidRPr="009F485C" w:rsidRDefault="009F485C" w:rsidP="00491E9F">
      <w:pPr>
        <w:pStyle w:val="Heading2"/>
      </w:pPr>
      <w:bookmarkStart w:id="126" w:name="_Toc519240329"/>
      <w:r w:rsidRPr="00491E9F">
        <w:t>Data</w:t>
      </w:r>
      <w:r w:rsidRPr="009F485C">
        <w:t xml:space="preserve"> Analysis:</w:t>
      </w:r>
      <w:bookmarkEnd w:id="126"/>
      <w:r w:rsidRPr="009F485C">
        <w:t xml:space="preserve"> </w:t>
      </w:r>
    </w:p>
    <w:p w14:paraId="359C09DE" w14:textId="77777777" w:rsidR="009F485C" w:rsidRDefault="009F485C" w:rsidP="009F485C">
      <w:pPr>
        <w:pStyle w:val="ListParagraph"/>
        <w:numPr>
          <w:ilvl w:val="0"/>
          <w:numId w:val="3"/>
        </w:numPr>
      </w:pPr>
      <w:r w:rsidRPr="009F485C">
        <w:rPr>
          <w:u w:val="single"/>
        </w:rPr>
        <w:t>Negative Analyzer</w:t>
      </w:r>
      <w:r>
        <w:t xml:space="preserve">: prevents relative signals/concentrations from being calculated as negative. </w:t>
      </w:r>
    </w:p>
    <w:p w14:paraId="3E336716" w14:textId="77777777" w:rsidR="005675EF" w:rsidRDefault="005675EF" w:rsidP="009F485C">
      <w:pPr>
        <w:pStyle w:val="ListParagraph"/>
        <w:numPr>
          <w:ilvl w:val="0"/>
          <w:numId w:val="3"/>
        </w:numPr>
      </w:pPr>
      <w:r>
        <w:rPr>
          <w:u w:val="single"/>
        </w:rPr>
        <w:t>Data Analysis Methods</w:t>
      </w:r>
      <w:r w:rsidRPr="005675EF">
        <w:t>:</w:t>
      </w:r>
    </w:p>
    <w:p w14:paraId="55067DE0" w14:textId="77777777" w:rsidR="009F485C" w:rsidRDefault="009F485C" w:rsidP="009F485C">
      <w:pPr>
        <w:pStyle w:val="ListParagraph"/>
        <w:numPr>
          <w:ilvl w:val="0"/>
          <w:numId w:val="4"/>
        </w:numPr>
      </w:pPr>
      <w:r w:rsidRPr="005675EF">
        <w:t>Inverse Method</w:t>
      </w:r>
      <w:r w:rsidRPr="009F485C">
        <w:rPr>
          <w:u w:val="single"/>
        </w:rPr>
        <w:t>:</w:t>
      </w:r>
      <w:r>
        <w:t xml:space="preserve"> method of solving for concentrations/ relative signals</w:t>
      </w:r>
      <w:r w:rsidR="00C01313">
        <w:t xml:space="preserve"> through matrix manipulation.</w:t>
      </w:r>
    </w:p>
    <w:p w14:paraId="7517CDC4" w14:textId="77777777" w:rsidR="009F485C" w:rsidRDefault="009F485C" w:rsidP="009F485C">
      <w:pPr>
        <w:pStyle w:val="ListParagraph"/>
        <w:numPr>
          <w:ilvl w:val="1"/>
          <w:numId w:val="4"/>
        </w:numPr>
      </w:pPr>
      <w:r>
        <w:t>Distinguished: uses an algorithm to determine the best rows</w:t>
      </w:r>
      <w:r w:rsidR="00C01313">
        <w:t xml:space="preserve"> of a matrix</w:t>
      </w:r>
      <w:r>
        <w:t xml:space="preserve"> </w:t>
      </w:r>
      <w:r w:rsidR="00435470">
        <w:t xml:space="preserve">from which </w:t>
      </w:r>
      <w:r>
        <w:t xml:space="preserve">to generate </w:t>
      </w:r>
      <w:r w:rsidR="00435470">
        <w:t xml:space="preserve">a </w:t>
      </w:r>
      <w:r w:rsidR="00C01313">
        <w:t xml:space="preserve">smaller </w:t>
      </w:r>
      <w:r>
        <w:t>matrix</w:t>
      </w:r>
    </w:p>
    <w:p w14:paraId="2D3DDEC7" w14:textId="77777777" w:rsidR="009F485C" w:rsidRDefault="009F485C" w:rsidP="009F485C">
      <w:pPr>
        <w:pStyle w:val="ListParagraph"/>
        <w:numPr>
          <w:ilvl w:val="1"/>
          <w:numId w:val="4"/>
        </w:numPr>
      </w:pPr>
      <w:r>
        <w:t>Combination: uses an average of all possible matrixes to generate a</w:t>
      </w:r>
      <w:r w:rsidR="00C01313">
        <w:t xml:space="preserve"> smaller</w:t>
      </w:r>
      <w:r>
        <w:t xml:space="preserve"> matrix</w:t>
      </w:r>
    </w:p>
    <w:p w14:paraId="39983476" w14:textId="77777777" w:rsidR="009F485C" w:rsidRDefault="009F485C" w:rsidP="009F485C">
      <w:pPr>
        <w:pStyle w:val="ListParagraph"/>
        <w:numPr>
          <w:ilvl w:val="0"/>
          <w:numId w:val="4"/>
        </w:numPr>
      </w:pPr>
      <w:r w:rsidRPr="005675EF">
        <w:t>Sequential Linear Subtraction</w:t>
      </w:r>
      <w:r>
        <w:t xml:space="preserve">: method of solving for concentrations/relative signals by subtracting molecular signals from raw mass signals. </w:t>
      </w:r>
    </w:p>
    <w:p w14:paraId="1F21673D" w14:textId="77777777" w:rsidR="009F485C" w:rsidRDefault="009F485C" w:rsidP="009F485C">
      <w:pPr>
        <w:pStyle w:val="ListParagraph"/>
        <w:numPr>
          <w:ilvl w:val="1"/>
          <w:numId w:val="4"/>
        </w:numPr>
      </w:pPr>
      <w:r>
        <w:t>Unique: subtract one molecule’s signal at a time</w:t>
      </w:r>
      <w:r w:rsidR="00E67C65">
        <w:t>.</w:t>
      </w:r>
    </w:p>
    <w:p w14:paraId="5F8256DD" w14:textId="77777777" w:rsidR="009F485C" w:rsidRDefault="009F485C" w:rsidP="009F485C">
      <w:pPr>
        <w:pStyle w:val="ListParagraph"/>
        <w:numPr>
          <w:ilvl w:val="1"/>
          <w:numId w:val="4"/>
        </w:numPr>
      </w:pPr>
      <w:r>
        <w:t>Common: subtract several molecules</w:t>
      </w:r>
      <w:r w:rsidR="00435470">
        <w:t>’</w:t>
      </w:r>
      <w:r>
        <w:t xml:space="preserve"> signal at a time</w:t>
      </w:r>
      <w:r w:rsidR="00E67C65">
        <w:t>.</w:t>
      </w:r>
    </w:p>
    <w:p w14:paraId="264B55F8" w14:textId="77777777" w:rsidR="009F485C" w:rsidRDefault="009F485C" w:rsidP="009F485C">
      <w:pPr>
        <w:pStyle w:val="ListParagraph"/>
        <w:numPr>
          <w:ilvl w:val="0"/>
          <w:numId w:val="4"/>
        </w:numPr>
      </w:pPr>
      <w:r w:rsidRPr="005675EF">
        <w:t>Brute:</w:t>
      </w:r>
      <w:r>
        <w:t xml:space="preserve"> </w:t>
      </w:r>
      <w:r w:rsidRPr="006E58F5">
        <w:t>method of solving for concentrations/relative signals by</w:t>
      </w:r>
      <w:r>
        <w:t xml:space="preserve"> using a grid search (numerical solver)</w:t>
      </w:r>
      <w:r w:rsidR="00E67C65">
        <w:t>.</w:t>
      </w:r>
    </w:p>
    <w:p w14:paraId="332DE456" w14:textId="77777777" w:rsidR="009F485C" w:rsidRDefault="009F485C" w:rsidP="009F485C">
      <w:pPr>
        <w:pStyle w:val="ListParagraph"/>
        <w:numPr>
          <w:ilvl w:val="1"/>
          <w:numId w:val="4"/>
        </w:numPr>
      </w:pPr>
      <w:r>
        <w:t>Sum of Square Residuals</w:t>
      </w:r>
      <w:r w:rsidR="00E67C65">
        <w:t xml:space="preserve"> </w:t>
      </w:r>
      <w:r>
        <w:t>(</w:t>
      </w:r>
      <w:proofErr w:type="spellStart"/>
      <w:r>
        <w:t>ssr</w:t>
      </w:r>
      <w:proofErr w:type="spellEnd"/>
      <w:r>
        <w:t>):  minimizes the sum of square residuals</w:t>
      </w:r>
      <w:r w:rsidR="00E67C65">
        <w:t>.</w:t>
      </w:r>
    </w:p>
    <w:p w14:paraId="029D7789" w14:textId="77777777" w:rsidR="009F485C" w:rsidRDefault="009F485C" w:rsidP="009F485C">
      <w:pPr>
        <w:pStyle w:val="ListParagraph"/>
        <w:numPr>
          <w:ilvl w:val="1"/>
          <w:numId w:val="4"/>
        </w:numPr>
      </w:pPr>
      <w:r>
        <w:t>Sum of Absolute Residuals</w:t>
      </w:r>
      <w:r w:rsidR="00E67C65">
        <w:t xml:space="preserve"> </w:t>
      </w:r>
      <w:r>
        <w:t>(</w:t>
      </w:r>
      <w:proofErr w:type="spellStart"/>
      <w:r>
        <w:t>sar</w:t>
      </w:r>
      <w:proofErr w:type="spellEnd"/>
      <w:r>
        <w:t>): minimizes the sum of absolute residuals</w:t>
      </w:r>
      <w:r w:rsidR="00E67C65">
        <w:t>.</w:t>
      </w:r>
    </w:p>
    <w:p w14:paraId="6DFF7066" w14:textId="77777777" w:rsidR="009F485C" w:rsidRDefault="009F485C" w:rsidP="009F485C">
      <w:pPr>
        <w:pStyle w:val="ListParagraph"/>
        <w:numPr>
          <w:ilvl w:val="1"/>
          <w:numId w:val="4"/>
        </w:numPr>
      </w:pPr>
      <w:r>
        <w:t xml:space="preserve">Weighted: assigned error/magnitude to molecules to change value of the residuals. </w:t>
      </w:r>
    </w:p>
    <w:p w14:paraId="7B87EAA5" w14:textId="77777777" w:rsidR="009F485C" w:rsidRDefault="009F485C" w:rsidP="005675EF">
      <w:pPr>
        <w:pStyle w:val="ListParagraph"/>
        <w:numPr>
          <w:ilvl w:val="0"/>
          <w:numId w:val="6"/>
        </w:numPr>
      </w:pPr>
      <w:r w:rsidRPr="005675EF">
        <w:rPr>
          <w:u w:val="single"/>
        </w:rPr>
        <w:t>Concentration Finder:</w:t>
      </w:r>
      <w:r>
        <w:t xml:space="preserve"> </w:t>
      </w:r>
      <w:r w:rsidR="00E67C65">
        <w:t>d</w:t>
      </w:r>
      <w:r>
        <w:t xml:space="preserve">etermines the conversion factor to convert simulated signals to concentrations. </w:t>
      </w:r>
    </w:p>
    <w:p w14:paraId="2841BAF2" w14:textId="77777777" w:rsidR="005675EF" w:rsidRDefault="005675EF" w:rsidP="005675EF">
      <w:pPr>
        <w:pStyle w:val="ListParagraph"/>
        <w:numPr>
          <w:ilvl w:val="0"/>
          <w:numId w:val="6"/>
        </w:numPr>
      </w:pPr>
      <w:r>
        <w:rPr>
          <w:u w:val="single"/>
        </w:rPr>
        <w:t>Output Files:</w:t>
      </w:r>
      <w:r>
        <w:t xml:space="preserve"> </w:t>
      </w:r>
      <w:r w:rsidRPr="00103DC8">
        <w:rPr>
          <w:highlight w:val="yellow"/>
        </w:rPr>
        <w:t>In this section the use specifies the names for various output data file names.</w:t>
      </w:r>
    </w:p>
    <w:p w14:paraId="7CADAB41" w14:textId="77777777" w:rsidR="006537C5" w:rsidRDefault="006537C5" w:rsidP="00F31365">
      <w:pPr>
        <w:spacing w:line="480" w:lineRule="auto"/>
      </w:pPr>
    </w:p>
    <w:p w14:paraId="2D8FD88C" w14:textId="77777777" w:rsidR="006537C5" w:rsidRDefault="006537C5" w:rsidP="00F31365">
      <w:pPr>
        <w:spacing w:line="480" w:lineRule="auto"/>
      </w:pPr>
    </w:p>
    <w:p w14:paraId="02733720" w14:textId="77777777" w:rsidR="006537C5" w:rsidRDefault="006537C5" w:rsidP="00F31365">
      <w:pPr>
        <w:spacing w:line="480" w:lineRule="auto"/>
      </w:pPr>
    </w:p>
    <w:p w14:paraId="191665F3" w14:textId="77777777" w:rsidR="006537C5" w:rsidRDefault="006537C5" w:rsidP="00F31365">
      <w:pPr>
        <w:spacing w:line="480" w:lineRule="auto"/>
      </w:pPr>
    </w:p>
    <w:p w14:paraId="0B51CBE9" w14:textId="0A1CE9B7" w:rsidR="002B0E09" w:rsidRDefault="009C21B3" w:rsidP="002B0E09">
      <w:pPr>
        <w:spacing w:line="480" w:lineRule="auto"/>
      </w:pPr>
      <w:r>
        <w:rPr>
          <w:noProof/>
          <w:lang w:bidi="ar-SA"/>
        </w:rPr>
        <mc:AlternateContent>
          <mc:Choice Requires="wps">
            <w:drawing>
              <wp:anchor distT="0" distB="0" distL="114300" distR="114300" simplePos="0" relativeHeight="251741184" behindDoc="0" locked="0" layoutInCell="1" allowOverlap="1" wp14:anchorId="760F4B87" wp14:editId="123EBE5E">
                <wp:simplePos x="0" y="0"/>
                <wp:positionH relativeFrom="page">
                  <wp:align>right</wp:align>
                </wp:positionH>
                <wp:positionV relativeFrom="paragraph">
                  <wp:posOffset>10795</wp:posOffset>
                </wp:positionV>
                <wp:extent cx="2245995" cy="1109345"/>
                <wp:effectExtent l="0" t="0" r="190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995" cy="1109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E58667" w14:textId="77777777" w:rsidR="00FA4E14" w:rsidRDefault="00FA4E14">
                            <w:r>
                              <w:t xml:space="preserve">(Left) A Visual overview of the MSRESOLVE program, displaying the many possible functions contained within the preprocessing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0F4B87" id="Text Box 94" o:spid="_x0000_s1033" type="#_x0000_t202" style="position:absolute;margin-left:125.65pt;margin-top:.85pt;width:176.85pt;height:87.3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" fillcolor="white [3201]" strokeweight=".5pt">
                <v:path arrowok="t"/>
                <v:textbox>
                  <w:txbxContent>
                    <w:p w14:paraId="54E58667" w14:textId="77777777" w:rsidR="00FA4E14" w:rsidRDefault="00FA4E14">
                      <w:r>
                        <w:t xml:space="preserve">(Left) A Visual overview of the MSRESOLVE program, displaying the many possible functions contained within the preprocessing section. </w:t>
                      </w:r>
                    </w:p>
                  </w:txbxContent>
                </v:textbox>
                <w10:wrap anchorx="page"/>
              </v:shape>
            </w:pict>
          </mc:Fallback>
        </mc:AlternateContent>
      </w:r>
      <w:r w:rsidR="00412A3D" w:rsidRPr="00412A3D">
        <w:rPr>
          <w:noProof/>
          <w:lang w:bidi="ar-SA"/>
        </w:rPr>
        <w:t xml:space="preserve"> </w:t>
      </w:r>
      <w:r w:rsidR="00412A3D">
        <w:rPr>
          <w:noProof/>
          <w:lang w:bidi="ar-SA"/>
        </w:rPr>
        <w:drawing>
          <wp:inline distT="0" distB="0" distL="0" distR="0" wp14:anchorId="7A79AE97" wp14:editId="292BBF75">
            <wp:extent cx="4562475" cy="66294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6629400"/>
                    </a:xfrm>
                    <a:prstGeom prst="rect">
                      <a:avLst/>
                    </a:prstGeom>
                  </pic:spPr>
                </pic:pic>
              </a:graphicData>
            </a:graphic>
          </wp:inline>
        </w:drawing>
      </w:r>
    </w:p>
    <w:p w14:paraId="5C086FB3" w14:textId="77777777" w:rsidR="003133B5" w:rsidRDefault="006537C5" w:rsidP="00491E9F">
      <w:pPr>
        <w:pStyle w:val="Heading1"/>
      </w:pPr>
      <w:bookmarkStart w:id="127" w:name="_Toc519240330"/>
      <w:r w:rsidRPr="00953E5D">
        <w:lastRenderedPageBreak/>
        <w:t>Preprocessing</w:t>
      </w:r>
      <w:bookmarkEnd w:id="127"/>
    </w:p>
    <w:p w14:paraId="4AB21FDC" w14:textId="77777777" w:rsidR="005A24F9" w:rsidRPr="00953E5D" w:rsidRDefault="00953E5D" w:rsidP="00491E9F">
      <w:pPr>
        <w:pStyle w:val="Heading2"/>
      </w:pPr>
      <w:bookmarkStart w:id="128" w:name="_Toc519240331"/>
      <w:commentRangeStart w:id="129"/>
      <w:r w:rsidRPr="00953E5D">
        <w:t>Time Range</w:t>
      </w:r>
      <w:r w:rsidR="003133B5" w:rsidRPr="00953E5D">
        <w:t>:</w:t>
      </w:r>
      <w:commentRangeEnd w:id="129"/>
      <w:r w:rsidR="00BB29EF">
        <w:rPr>
          <w:rStyle w:val="CommentReference"/>
        </w:rPr>
        <w:commentReference w:id="129"/>
      </w:r>
      <w:bookmarkEnd w:id="128"/>
    </w:p>
    <w:p w14:paraId="2E7D2219" w14:textId="77777777" w:rsidR="005A24F9" w:rsidRDefault="003133B5">
      <w:r>
        <w:t xml:space="preserve">The first option is to either analyze </w:t>
      </w:r>
      <w:proofErr w:type="gramStart"/>
      <w:r>
        <w:t>all of</w:t>
      </w:r>
      <w:proofErr w:type="gramEnd"/>
      <w:r>
        <w:t xml:space="preserve"> the raw signals or only the raw signals within a certain time range. </w:t>
      </w:r>
      <w:r w:rsidR="00E20B4B">
        <w:t>The user should choose a time range that includes all relevant concentration changes without any data beyond</w:t>
      </w:r>
      <w:r w:rsidR="00E32F33">
        <w:t xml:space="preserve"> the selected time range</w:t>
      </w:r>
      <w:r w:rsidR="00E20B4B">
        <w:t>. This will allow the graphical representation generated by MSRESOLVE to scale to the significant data</w:t>
      </w:r>
      <w:r w:rsidR="00E32F33">
        <w:t xml:space="preserve"> </w:t>
      </w:r>
      <w:r w:rsidR="00E20B4B">
        <w:t xml:space="preserve">(the data the user wishes to see) and not the overall data set. </w:t>
      </w:r>
      <w:proofErr w:type="gramStart"/>
      <w:r w:rsidR="00E20B4B">
        <w:t>Additionally</w:t>
      </w:r>
      <w:proofErr w:type="gramEnd"/>
      <w:r w:rsidR="00E20B4B">
        <w:t xml:space="preserve"> a specific time range will minimize the data that undergoes preprocessing. This in turn will decrease the effects of non-relevant data on the outcome and the need for additional preprocessing. </w:t>
      </w:r>
    </w:p>
    <w:p w14:paraId="1191F77F" w14:textId="77777777" w:rsidR="00E20B4B" w:rsidRDefault="00E20B4B"/>
    <w:p w14:paraId="27D07185" w14:textId="77777777" w:rsidR="005A24F9" w:rsidRDefault="00654782">
      <w:r>
        <w:rPr>
          <w:noProof/>
          <w:lang w:bidi="ar-SA"/>
        </w:rPr>
        <w:drawing>
          <wp:anchor distT="0" distB="0" distL="114300" distR="114300" simplePos="0" relativeHeight="251689984" behindDoc="0" locked="0" layoutInCell="1" allowOverlap="1" wp14:anchorId="2CD0256D" wp14:editId="4838865D">
            <wp:simplePos x="0" y="0"/>
            <wp:positionH relativeFrom="column">
              <wp:posOffset>-647700</wp:posOffset>
            </wp:positionH>
            <wp:positionV relativeFrom="paragraph">
              <wp:posOffset>658495</wp:posOffset>
            </wp:positionV>
            <wp:extent cx="4102735" cy="7315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pic:spPr>
                </pic:pic>
              </a:graphicData>
            </a:graphic>
          </wp:anchor>
        </w:drawing>
      </w:r>
      <w:r>
        <w:tab/>
      </w:r>
      <w:r>
        <w:tab/>
      </w:r>
      <w:r>
        <w:tab/>
      </w:r>
      <w:r>
        <w:tab/>
      </w:r>
      <w:r>
        <w:tab/>
      </w:r>
      <w:r>
        <w:tab/>
      </w:r>
      <w:r>
        <w:tab/>
      </w:r>
    </w:p>
    <w:p w14:paraId="029FBF81" w14:textId="77777777" w:rsidR="005A24F9" w:rsidRDefault="00654782">
      <w:r>
        <w:rPr>
          <w:noProof/>
          <w:lang w:bidi="ar-SA"/>
        </w:rPr>
        <w:drawing>
          <wp:anchor distT="0" distB="0" distL="114300" distR="114300" simplePos="0" relativeHeight="251688960" behindDoc="0" locked="0" layoutInCell="1" allowOverlap="1" wp14:anchorId="3B87675E" wp14:editId="549542DC">
            <wp:simplePos x="0" y="0"/>
            <wp:positionH relativeFrom="column">
              <wp:posOffset>3524250</wp:posOffset>
            </wp:positionH>
            <wp:positionV relativeFrom="paragraph">
              <wp:posOffset>20955</wp:posOffset>
            </wp:positionV>
            <wp:extent cx="2682240" cy="1969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2240" cy="1969135"/>
                    </a:xfrm>
                    <a:prstGeom prst="rect">
                      <a:avLst/>
                    </a:prstGeom>
                    <a:noFill/>
                  </pic:spPr>
                </pic:pic>
              </a:graphicData>
            </a:graphic>
          </wp:anchor>
        </w:drawing>
      </w:r>
    </w:p>
    <w:p w14:paraId="45827694" w14:textId="77777777" w:rsidR="005A24F9" w:rsidRDefault="005A24F9"/>
    <w:p w14:paraId="390BE6E2" w14:textId="77777777" w:rsidR="005A24F9" w:rsidRDefault="005A24F9"/>
    <w:p w14:paraId="18A531CA" w14:textId="77777777" w:rsidR="005A24F9" w:rsidRDefault="005A24F9"/>
    <w:p w14:paraId="1473C304" w14:textId="77777777" w:rsidR="005A24F9" w:rsidRDefault="005A24F9"/>
    <w:p w14:paraId="380D1F82" w14:textId="77777777" w:rsidR="005A24F9" w:rsidRDefault="005A24F9"/>
    <w:p w14:paraId="6A7E9AC3" w14:textId="77777777" w:rsidR="005A24F9" w:rsidRDefault="00654782">
      <w:r>
        <w:rPr>
          <w:noProof/>
          <w:lang w:bidi="ar-SA"/>
        </w:rPr>
        <w:drawing>
          <wp:anchor distT="0" distB="0" distL="114300" distR="114300" simplePos="0" relativeHeight="251691008" behindDoc="0" locked="0" layoutInCell="1" allowOverlap="1" wp14:anchorId="7D32D739" wp14:editId="227795BA">
            <wp:simplePos x="0" y="0"/>
            <wp:positionH relativeFrom="column">
              <wp:posOffset>-699135</wp:posOffset>
            </wp:positionH>
            <wp:positionV relativeFrom="paragraph">
              <wp:posOffset>145415</wp:posOffset>
            </wp:positionV>
            <wp:extent cx="3182620" cy="8782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620" cy="878205"/>
                    </a:xfrm>
                    <a:prstGeom prst="rect">
                      <a:avLst/>
                    </a:prstGeom>
                    <a:noFill/>
                  </pic:spPr>
                </pic:pic>
              </a:graphicData>
            </a:graphic>
          </wp:anchor>
        </w:drawing>
      </w:r>
      <w:r>
        <w:rPr>
          <w:noProof/>
          <w:lang w:bidi="ar-SA"/>
        </w:rPr>
        <w:drawing>
          <wp:anchor distT="0" distB="0" distL="114300" distR="114300" simplePos="0" relativeHeight="251692032" behindDoc="0" locked="0" layoutInCell="1" allowOverlap="1" wp14:anchorId="60B7C953" wp14:editId="05B35D4E">
            <wp:simplePos x="0" y="0"/>
            <wp:positionH relativeFrom="column">
              <wp:posOffset>3528060</wp:posOffset>
            </wp:positionH>
            <wp:positionV relativeFrom="paragraph">
              <wp:posOffset>42545</wp:posOffset>
            </wp:positionV>
            <wp:extent cx="2566670" cy="1823085"/>
            <wp:effectExtent l="0" t="0" r="508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6670" cy="1823085"/>
                    </a:xfrm>
                    <a:prstGeom prst="rect">
                      <a:avLst/>
                    </a:prstGeom>
                    <a:noFill/>
                  </pic:spPr>
                </pic:pic>
              </a:graphicData>
            </a:graphic>
          </wp:anchor>
        </w:drawing>
      </w:r>
    </w:p>
    <w:p w14:paraId="16041132" w14:textId="77777777" w:rsidR="00A377A1" w:rsidRDefault="00A377A1"/>
    <w:p w14:paraId="35146349" w14:textId="77777777" w:rsidR="00A377A1" w:rsidRDefault="00A377A1"/>
    <w:p w14:paraId="6A31C33B" w14:textId="77777777" w:rsidR="00A377A1" w:rsidRDefault="00A377A1"/>
    <w:p w14:paraId="121B94DD" w14:textId="77777777" w:rsidR="00A377A1" w:rsidRDefault="00A377A1"/>
    <w:p w14:paraId="472AA160" w14:textId="77777777" w:rsidR="00A377A1" w:rsidRDefault="00A377A1"/>
    <w:p w14:paraId="497DB777" w14:textId="77777777" w:rsidR="002F7A39" w:rsidRDefault="002F7A39"/>
    <w:p w14:paraId="76F43707" w14:textId="77777777" w:rsidR="002F7A39" w:rsidRDefault="002F7A39"/>
    <w:p w14:paraId="11F00FD7" w14:textId="77777777" w:rsidR="009C1193" w:rsidRDefault="009C1193" w:rsidP="009C1193">
      <w:pPr>
        <w:pStyle w:val="ListParagraph"/>
      </w:pPr>
    </w:p>
    <w:p w14:paraId="419C6E2B" w14:textId="77777777" w:rsidR="009C1193" w:rsidRDefault="009C1193" w:rsidP="009C1193">
      <w:pPr>
        <w:pStyle w:val="ListParagraph"/>
      </w:pPr>
    </w:p>
    <w:p w14:paraId="293B30E7" w14:textId="77777777" w:rsidR="00A377A1" w:rsidRPr="009C1193" w:rsidRDefault="00654782" w:rsidP="00491E9F">
      <w:pPr>
        <w:pStyle w:val="Heading2"/>
      </w:pPr>
      <w:bookmarkStart w:id="130" w:name="_Toc519240332"/>
      <w:r w:rsidRPr="009C1193">
        <w:lastRenderedPageBreak/>
        <w:t>Background Mass Fragments</w:t>
      </w:r>
      <w:bookmarkEnd w:id="130"/>
      <w:r w:rsidRPr="009C1193">
        <w:t xml:space="preserve"> </w:t>
      </w:r>
    </w:p>
    <w:p w14:paraId="5ECFDA1E" w14:textId="77777777" w:rsidR="00365678" w:rsidRDefault="000A7CBD" w:rsidP="00365678">
      <w:r>
        <w:t>Like many experimental techniques</w:t>
      </w:r>
      <w:r w:rsidR="00E32F33">
        <w:t>,</w:t>
      </w:r>
      <w:r>
        <w:t xml:space="preserve"> Mass Spectroscopy is not without error or slight deviation from actuality. The </w:t>
      </w:r>
      <w:r w:rsidR="00E40BA2">
        <w:t>magnitude</w:t>
      </w:r>
      <w:r>
        <w:t xml:space="preserve"> of t</w:t>
      </w:r>
      <w:r w:rsidR="00E40BA2">
        <w:t xml:space="preserve">hese errors may not be large but when they impact less important mass fragments or weaker signals, the distortion of </w:t>
      </w:r>
      <w:r>
        <w:t>results</w:t>
      </w:r>
      <w:r w:rsidR="00E40BA2">
        <w:t xml:space="preserve"> can be exaggerated</w:t>
      </w:r>
      <w:r>
        <w:t xml:space="preserve">. </w:t>
      </w:r>
      <w:r w:rsidR="00E40BA2">
        <w:t>To rectify this situation</w:t>
      </w:r>
      <w:r w:rsidR="00E32F33">
        <w:t>,</w:t>
      </w:r>
      <w:r w:rsidR="00E40BA2">
        <w:t xml:space="preserve"> the </w:t>
      </w:r>
      <w:proofErr w:type="spellStart"/>
      <w:r w:rsidR="00E40BA2">
        <w:t>BackGroundMassFragments</w:t>
      </w:r>
      <w:proofErr w:type="spellEnd"/>
      <w:r w:rsidR="00E40BA2">
        <w:t xml:space="preserve"> method was instituted</w:t>
      </w:r>
      <w:r w:rsidR="00D656DA">
        <w:t xml:space="preserve">. The </w:t>
      </w:r>
      <w:proofErr w:type="spellStart"/>
      <w:r w:rsidR="00D656DA">
        <w:t>BackGroundMassFragments</w:t>
      </w:r>
      <w:proofErr w:type="spellEnd"/>
      <w:r w:rsidR="00D656DA">
        <w:t xml:space="preserve"> method is a form of preprocessing that modifies the raw signals to help eliminate the effect of error or lack of precision. </w:t>
      </w:r>
      <w:r>
        <w:t xml:space="preserve"> </w:t>
      </w:r>
      <w:r w:rsidR="00D656DA">
        <w:t>A simple way to use this method is to graph a mass fragment, obse</w:t>
      </w:r>
      <w:r w:rsidR="00EA6C64">
        <w:t xml:space="preserve">rve it, and determine a function/line that could replace/simulate/standardize it. </w:t>
      </w:r>
    </w:p>
    <w:p w14:paraId="66EFA6AF" w14:textId="77777777" w:rsidR="00EA6C64" w:rsidRDefault="00EA6C64" w:rsidP="00365678"/>
    <w:p w14:paraId="12DA7619" w14:textId="77777777" w:rsidR="00EA6C64" w:rsidRDefault="00EA6C64" w:rsidP="00365678">
      <w:pPr>
        <w:rPr>
          <w:b/>
        </w:rPr>
      </w:pPr>
      <w:r w:rsidRPr="00EA6C64">
        <w:rPr>
          <w:b/>
        </w:rPr>
        <w:t xml:space="preserve"> </w:t>
      </w:r>
    </w:p>
    <w:p w14:paraId="61F14D7C" w14:textId="77777777" w:rsidR="00EA6C64" w:rsidRPr="00EA6C64" w:rsidRDefault="00EA6C64" w:rsidP="00365678">
      <w:pPr>
        <w:rPr>
          <w:b/>
        </w:rPr>
      </w:pPr>
      <w:r w:rsidRPr="00953E5D">
        <w:rPr>
          <w:b/>
          <w:i/>
        </w:rPr>
        <w:tab/>
      </w:r>
      <w:r>
        <w:rPr>
          <w:b/>
        </w:rPr>
        <w:tab/>
      </w:r>
      <w:r>
        <w:rPr>
          <w:b/>
        </w:rPr>
        <w:tab/>
      </w:r>
      <w:r>
        <w:rPr>
          <w:b/>
        </w:rPr>
        <w:tab/>
      </w:r>
      <w:r>
        <w:rPr>
          <w:b/>
        </w:rPr>
        <w:tab/>
      </w:r>
      <w:r>
        <w:rPr>
          <w:b/>
        </w:rPr>
        <w:tab/>
      </w:r>
      <w:r>
        <w:rPr>
          <w:b/>
        </w:rPr>
        <w:tab/>
        <w:t xml:space="preserve"> </w:t>
      </w:r>
    </w:p>
    <w:p w14:paraId="013674ED" w14:textId="77777777" w:rsidR="00EA6C64" w:rsidRDefault="00EA6C64" w:rsidP="00365678">
      <w:r>
        <w:rPr>
          <w:noProof/>
          <w:lang w:bidi="ar-SA"/>
        </w:rPr>
        <w:drawing>
          <wp:anchor distT="0" distB="0" distL="114300" distR="114300" simplePos="0" relativeHeight="251693056" behindDoc="0" locked="0" layoutInCell="1" allowOverlap="1" wp14:anchorId="4D0F3F3E" wp14:editId="5CFA196B">
            <wp:simplePos x="0" y="0"/>
            <wp:positionH relativeFrom="column">
              <wp:posOffset>3734435</wp:posOffset>
            </wp:positionH>
            <wp:positionV relativeFrom="paragraph">
              <wp:posOffset>257175</wp:posOffset>
            </wp:positionV>
            <wp:extent cx="658495" cy="21031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495" cy="2103120"/>
                    </a:xfrm>
                    <a:prstGeom prst="rect">
                      <a:avLst/>
                    </a:prstGeom>
                    <a:noFill/>
                  </pic:spPr>
                </pic:pic>
              </a:graphicData>
            </a:graphic>
          </wp:anchor>
        </w:drawing>
      </w:r>
    </w:p>
    <w:p w14:paraId="21306AA3" w14:textId="5381C25D" w:rsidR="00EA6C64" w:rsidRDefault="009C21B3" w:rsidP="00365678">
      <w:r>
        <w:rPr>
          <w:noProof/>
          <w:lang w:bidi="ar-SA"/>
        </w:rPr>
        <mc:AlternateContent>
          <mc:Choice Requires="wps">
            <w:drawing>
              <wp:anchor distT="0" distB="0" distL="114300" distR="114300" simplePos="0" relativeHeight="251694080" behindDoc="0" locked="0" layoutInCell="1" allowOverlap="1" wp14:anchorId="01AE0D4B" wp14:editId="0BB5AB85">
                <wp:simplePos x="0" y="0"/>
                <wp:positionH relativeFrom="column">
                  <wp:posOffset>17145</wp:posOffset>
                </wp:positionH>
                <wp:positionV relativeFrom="paragraph">
                  <wp:posOffset>115570</wp:posOffset>
                </wp:positionV>
                <wp:extent cx="2380615" cy="1078230"/>
                <wp:effectExtent l="0" t="0" r="63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0615" cy="1078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A3590" w14:textId="77777777" w:rsidR="00FA4E14" w:rsidRDefault="00FA4E14">
                            <w:r>
                              <w:t xml:space="preserve">(Right) This illustration displays the changes of the mass fragment: 2,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E0D4B" id="Text Box 37" o:spid="_x0000_s1034" type="#_x0000_t202" style="position:absolute;margin-left:1.35pt;margin-top:9.1pt;width:187.45pt;height:8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" fillcolor="white [3201]" strokeweight=".5pt">
                <v:path arrowok="t"/>
                <v:textbox>
                  <w:txbxContent>
                    <w:p w14:paraId="3CEA3590" w14:textId="77777777" w:rsidR="00FA4E14" w:rsidRDefault="00FA4E14">
                      <w:r>
                        <w:t xml:space="preserve">(Right) This illustration displays the changes of the mass fragment: 2, over time. </w:t>
                      </w:r>
                    </w:p>
                  </w:txbxContent>
                </v:textbox>
              </v:shape>
            </w:pict>
          </mc:Fallback>
        </mc:AlternateContent>
      </w:r>
    </w:p>
    <w:p w14:paraId="5977AE14" w14:textId="77777777" w:rsidR="00654782" w:rsidRDefault="00654782" w:rsidP="00654782"/>
    <w:p w14:paraId="5F5E29D1" w14:textId="77777777" w:rsidR="00A377A1" w:rsidRDefault="00A377A1"/>
    <w:p w14:paraId="3A771257" w14:textId="77777777" w:rsidR="00A377A1" w:rsidRDefault="00A377A1"/>
    <w:p w14:paraId="05075E2A" w14:textId="77777777" w:rsidR="00A377A1" w:rsidRDefault="00A377A1"/>
    <w:p w14:paraId="06B41A79" w14:textId="77777777" w:rsidR="00A377A1" w:rsidRDefault="00A377A1"/>
    <w:p w14:paraId="466843B0" w14:textId="77777777" w:rsidR="00A377A1" w:rsidRDefault="00A377A1"/>
    <w:p w14:paraId="28F98577" w14:textId="77777777" w:rsidR="00A377A1" w:rsidRDefault="00A377A1"/>
    <w:p w14:paraId="0781E77F" w14:textId="77777777" w:rsidR="00A377A1" w:rsidRDefault="00EA6C64">
      <w:r>
        <w:rPr>
          <w:noProof/>
          <w:lang w:bidi="ar-SA"/>
        </w:rPr>
        <w:drawing>
          <wp:anchor distT="0" distB="0" distL="114300" distR="114300" simplePos="0" relativeHeight="251696128" behindDoc="0" locked="0" layoutInCell="1" allowOverlap="1" wp14:anchorId="0D40AD8C" wp14:editId="054E894A">
            <wp:simplePos x="0" y="0"/>
            <wp:positionH relativeFrom="column">
              <wp:posOffset>3734435</wp:posOffset>
            </wp:positionH>
            <wp:positionV relativeFrom="paragraph">
              <wp:posOffset>46990</wp:posOffset>
            </wp:positionV>
            <wp:extent cx="682625" cy="217614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625" cy="2176145"/>
                    </a:xfrm>
                    <a:prstGeom prst="rect">
                      <a:avLst/>
                    </a:prstGeom>
                    <a:noFill/>
                  </pic:spPr>
                </pic:pic>
              </a:graphicData>
            </a:graphic>
          </wp:anchor>
        </w:drawing>
      </w:r>
    </w:p>
    <w:p w14:paraId="1D9AAEA2" w14:textId="77777777" w:rsidR="00A377A1" w:rsidRDefault="00EA6C64">
      <w:r>
        <w:rPr>
          <w:noProof/>
          <w:lang w:bidi="ar-SA"/>
        </w:rPr>
        <w:drawing>
          <wp:anchor distT="0" distB="0" distL="114300" distR="114300" simplePos="0" relativeHeight="251695104" behindDoc="0" locked="0" layoutInCell="1" allowOverlap="1" wp14:anchorId="30F5938C" wp14:editId="582A2ADE">
            <wp:simplePos x="0" y="0"/>
            <wp:positionH relativeFrom="column">
              <wp:posOffset>-448945</wp:posOffset>
            </wp:positionH>
            <wp:positionV relativeFrom="paragraph">
              <wp:posOffset>241300</wp:posOffset>
            </wp:positionV>
            <wp:extent cx="3289935" cy="544830"/>
            <wp:effectExtent l="0" t="0" r="571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935" cy="544830"/>
                    </a:xfrm>
                    <a:prstGeom prst="rect">
                      <a:avLst/>
                    </a:prstGeom>
                    <a:noFill/>
                  </pic:spPr>
                </pic:pic>
              </a:graphicData>
            </a:graphic>
          </wp:anchor>
        </w:drawing>
      </w:r>
    </w:p>
    <w:p w14:paraId="522A38DE" w14:textId="77777777" w:rsidR="00A377A1" w:rsidRDefault="00A377A1"/>
    <w:p w14:paraId="38D48972" w14:textId="77777777" w:rsidR="00A377A1" w:rsidRDefault="00A377A1"/>
    <w:p w14:paraId="4CA9AA5D" w14:textId="77777777" w:rsidR="00A377A1" w:rsidRDefault="00A377A1"/>
    <w:p w14:paraId="23F9845C" w14:textId="12DC3AAC" w:rsidR="00A377A1" w:rsidRDefault="009C21B3">
      <w:r>
        <w:rPr>
          <w:noProof/>
          <w:lang w:bidi="ar-SA"/>
        </w:rPr>
        <mc:AlternateContent>
          <mc:Choice Requires="wps">
            <w:drawing>
              <wp:anchor distT="0" distB="0" distL="114300" distR="114300" simplePos="0" relativeHeight="251697152" behindDoc="0" locked="0" layoutInCell="1" allowOverlap="1" wp14:anchorId="64BB64C2" wp14:editId="4C59248E">
                <wp:simplePos x="0" y="0"/>
                <wp:positionH relativeFrom="column">
                  <wp:posOffset>-137795</wp:posOffset>
                </wp:positionH>
                <wp:positionV relativeFrom="paragraph">
                  <wp:posOffset>172720</wp:posOffset>
                </wp:positionV>
                <wp:extent cx="2052955" cy="854075"/>
                <wp:effectExtent l="0" t="0" r="4445"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85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4B82F" w14:textId="77777777" w:rsidR="00FA4E14" w:rsidRDefault="00FA4E14">
                            <w:r>
                              <w:t>The code (above) modifies the second mass fragment as shown in the accompanying illustration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4C2" id="Text Box 40" o:spid="_x0000_s1035" type="#_x0000_t202" style="position:absolute;margin-left:-10.85pt;margin-top:13.6pt;width:161.65pt;height:6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" fillcolor="white [3201]" strokeweight=".5pt">
                <v:path arrowok="t"/>
                <v:textbox>
                  <w:txbxContent>
                    <w:p w14:paraId="5B54B82F" w14:textId="77777777" w:rsidR="00FA4E14" w:rsidRDefault="00FA4E14">
                      <w:r>
                        <w:t>The code (above) modifies the second mass fragment as shown in the accompanying illustration (right).</w:t>
                      </w:r>
                    </w:p>
                  </w:txbxContent>
                </v:textbox>
              </v:shape>
            </w:pict>
          </mc:Fallback>
        </mc:AlternateContent>
      </w:r>
    </w:p>
    <w:p w14:paraId="36577758" w14:textId="77777777" w:rsidR="00A377A1" w:rsidRDefault="00A377A1"/>
    <w:p w14:paraId="548A2E1B" w14:textId="77777777" w:rsidR="00A377A1" w:rsidRDefault="00A377A1"/>
    <w:p w14:paraId="5417920E" w14:textId="77777777" w:rsidR="00A377A1" w:rsidRDefault="00A377A1"/>
    <w:p w14:paraId="274B1188" w14:textId="77777777" w:rsidR="002F7A39" w:rsidRDefault="002F7A39" w:rsidP="002F7A39">
      <w:pPr>
        <w:pStyle w:val="ListParagraph"/>
      </w:pPr>
    </w:p>
    <w:p w14:paraId="05EC5E35" w14:textId="77777777" w:rsidR="002F7A39" w:rsidRDefault="002F7A39" w:rsidP="002F7A39">
      <w:pPr>
        <w:pStyle w:val="ListParagraph"/>
      </w:pPr>
    </w:p>
    <w:p w14:paraId="57E6DBE3" w14:textId="77777777" w:rsidR="00A377A1" w:rsidRPr="009C1193" w:rsidRDefault="009925F2" w:rsidP="00491E9F">
      <w:pPr>
        <w:pStyle w:val="Heading2"/>
      </w:pPr>
      <w:bookmarkStart w:id="131" w:name="_Toc519240333"/>
      <w:r w:rsidRPr="009C1193">
        <w:t>Correction coefficients:</w:t>
      </w:r>
      <w:bookmarkEnd w:id="131"/>
      <w:r w:rsidR="00124611" w:rsidRPr="009C1193">
        <w:t xml:space="preserve"> </w:t>
      </w:r>
    </w:p>
    <w:p w14:paraId="4E8E7BFD" w14:textId="77777777" w:rsidR="00124611" w:rsidRDefault="00124611" w:rsidP="00124611">
      <w:r>
        <w:t xml:space="preserve">Mass Spectrometers innately favor heavier molecules over others. The computational methods in MSRESOLVE do not innately take the preferences of individual mass spectrometers into </w:t>
      </w:r>
      <w:r w:rsidR="005D3190">
        <w:t xml:space="preserve">account and thus several correction factors are instituted to accommodate for this issue. </w:t>
      </w:r>
    </w:p>
    <w:p w14:paraId="4B3781A9" w14:textId="77777777" w:rsidR="005D3190" w:rsidRDefault="005D3190" w:rsidP="00124611">
      <w:r>
        <w:t xml:space="preserve">By graphing the mass fragments at known </w:t>
      </w:r>
      <w:proofErr w:type="gramStart"/>
      <w:r>
        <w:t>concentrations</w:t>
      </w:r>
      <w:proofErr w:type="gramEnd"/>
      <w:r>
        <w:t xml:space="preserve"> a 2</w:t>
      </w:r>
      <w:r w:rsidRPr="005D3190">
        <w:rPr>
          <w:vertAlign w:val="superscript"/>
        </w:rPr>
        <w:t>nd</w:t>
      </w:r>
      <w:r>
        <w:t xml:space="preserve"> degree polynomial can be determined that accounts for this issue. </w:t>
      </w:r>
      <w:r w:rsidR="004812F3">
        <w:t>A 2</w:t>
      </w:r>
      <w:r w:rsidR="004812F3" w:rsidRPr="004812F3">
        <w:rPr>
          <w:vertAlign w:val="superscript"/>
        </w:rPr>
        <w:t>nd</w:t>
      </w:r>
      <w:r w:rsidR="004812F3">
        <w:t xml:space="preserve"> degree polynomial was </w:t>
      </w:r>
      <w:proofErr w:type="gramStart"/>
      <w:r w:rsidR="004812F3">
        <w:t>determine</w:t>
      </w:r>
      <w:proofErr w:type="gramEnd"/>
      <w:r w:rsidR="004812F3">
        <w:t xml:space="preserve"> to be the most accurate possibility. </w:t>
      </w:r>
    </w:p>
    <w:p w14:paraId="2B7607B0" w14:textId="77777777" w:rsidR="005D3190" w:rsidRDefault="005D3190" w:rsidP="00124611"/>
    <w:p w14:paraId="6A11B5DD" w14:textId="652960DA" w:rsidR="005A2372" w:rsidRPr="005A2372" w:rsidRDefault="009C21B3" w:rsidP="00124611">
      <w:pPr>
        <w:rPr>
          <w:u w:val="single"/>
        </w:rPr>
      </w:pPr>
      <w:r>
        <w:rPr>
          <w:noProof/>
          <w:u w:val="single"/>
          <w:lang w:bidi="ar-SA"/>
        </w:rPr>
        <mc:AlternateContent>
          <mc:Choice Requires="wps">
            <w:drawing>
              <wp:anchor distT="0" distB="0" distL="114300" distR="114300" simplePos="0" relativeHeight="251771904" behindDoc="0" locked="0" layoutInCell="1" allowOverlap="1" wp14:anchorId="041545B7" wp14:editId="49588D16">
                <wp:simplePos x="0" y="0"/>
                <wp:positionH relativeFrom="column">
                  <wp:posOffset>4276725</wp:posOffset>
                </wp:positionH>
                <wp:positionV relativeFrom="paragraph">
                  <wp:posOffset>269875</wp:posOffset>
                </wp:positionV>
                <wp:extent cx="1885950" cy="1209675"/>
                <wp:effectExtent l="0" t="0" r="0" b="952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1209675"/>
                        </a:xfrm>
                        <a:prstGeom prst="rect">
                          <a:avLst/>
                        </a:prstGeom>
                        <a:solidFill>
                          <a:schemeClr val="lt1"/>
                        </a:solidFill>
                        <a:ln w="6350">
                          <a:solidFill>
                            <a:prstClr val="black"/>
                          </a:solidFill>
                        </a:ln>
                      </wps:spPr>
                      <wps:txb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545B7" id="Text Box 71" o:spid="_x0000_s1036" type="#_x0000_t202" style="position:absolute;margin-left:336.75pt;margin-top:21.25pt;width:148.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" fillcolor="white [3201]" strokeweight=".5pt">
                <v:path arrowok="t"/>
                <v:textbo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v:textbox>
              </v:shape>
            </w:pict>
          </mc:Fallback>
        </mc:AlternateContent>
      </w:r>
      <w:r w:rsidR="005A2372" w:rsidRPr="005A2372">
        <w:rPr>
          <w:u w:val="single"/>
        </w:rPr>
        <w:t>Code:</w:t>
      </w:r>
    </w:p>
    <w:p w14:paraId="447AD1B3" w14:textId="77777777" w:rsidR="00A377A1" w:rsidRDefault="00A377A1">
      <w:r>
        <w:t xml:space="preserve"> </w:t>
      </w:r>
    </w:p>
    <w:p w14:paraId="36CBA7E1" w14:textId="77777777" w:rsidR="00A377A1" w:rsidRDefault="00A540E0">
      <w:r>
        <w:rPr>
          <w:noProof/>
          <w:lang w:bidi="ar-SA"/>
        </w:rPr>
        <w:drawing>
          <wp:inline distT="0" distB="0" distL="0" distR="0" wp14:anchorId="3F202BC9" wp14:editId="503CA199">
            <wp:extent cx="299974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740" cy="719455"/>
                    </a:xfrm>
                    <a:prstGeom prst="rect">
                      <a:avLst/>
                    </a:prstGeom>
                    <a:noFill/>
                  </pic:spPr>
                </pic:pic>
              </a:graphicData>
            </a:graphic>
          </wp:inline>
        </w:drawing>
      </w:r>
    </w:p>
    <w:p w14:paraId="3DF43323" w14:textId="77777777" w:rsidR="00A377A1" w:rsidRDefault="00A377A1"/>
    <w:p w14:paraId="5C5A9BBB" w14:textId="77777777" w:rsidR="005D3190" w:rsidRDefault="005D3190"/>
    <w:p w14:paraId="1B1542DB" w14:textId="77777777" w:rsidR="005D3190" w:rsidRDefault="005D3190"/>
    <w:p w14:paraId="19B290F2" w14:textId="77777777" w:rsidR="005D3190" w:rsidRDefault="005D3190"/>
    <w:p w14:paraId="726F4F08" w14:textId="77777777" w:rsidR="005D3190" w:rsidRDefault="005D3190"/>
    <w:p w14:paraId="3337CBCF" w14:textId="77777777" w:rsidR="005D3190" w:rsidRDefault="005D3190"/>
    <w:p w14:paraId="7E929F3C" w14:textId="77777777" w:rsidR="005D3190" w:rsidRDefault="005D3190"/>
    <w:p w14:paraId="59F3B53C" w14:textId="77777777" w:rsidR="005D3190" w:rsidRDefault="005D3190"/>
    <w:p w14:paraId="757CA31F" w14:textId="77777777" w:rsidR="005D3190" w:rsidRDefault="005D3190"/>
    <w:p w14:paraId="498AE4C8" w14:textId="77777777" w:rsidR="005D3190" w:rsidRDefault="005D3190"/>
    <w:p w14:paraId="7077A4B2" w14:textId="77777777" w:rsidR="005D3190" w:rsidRDefault="005D3190"/>
    <w:p w14:paraId="38F62AEA" w14:textId="77777777" w:rsidR="005D3190" w:rsidRDefault="005D3190"/>
    <w:p w14:paraId="56D91C5D" w14:textId="77777777" w:rsidR="005D3190" w:rsidRDefault="005D3190"/>
    <w:p w14:paraId="6221EEF4" w14:textId="77777777" w:rsidR="005D3190" w:rsidRDefault="005D3190"/>
    <w:p w14:paraId="4AD8F84E" w14:textId="77777777" w:rsidR="005D3190" w:rsidRDefault="005D3190"/>
    <w:p w14:paraId="00BAB73C" w14:textId="77777777" w:rsidR="00953E5D" w:rsidRDefault="00953E5D"/>
    <w:p w14:paraId="161425AF" w14:textId="77777777" w:rsidR="00A540E0" w:rsidRDefault="00A540E0" w:rsidP="00491E9F">
      <w:pPr>
        <w:pStyle w:val="Heading2"/>
      </w:pPr>
    </w:p>
    <w:p w14:paraId="1DF6567C" w14:textId="77777777" w:rsidR="005D3190" w:rsidRPr="00953E5D" w:rsidRDefault="005D3190" w:rsidP="00491E9F">
      <w:pPr>
        <w:pStyle w:val="Heading2"/>
      </w:pPr>
      <w:bookmarkStart w:id="132" w:name="_Toc519240334"/>
      <w:r w:rsidRPr="00953E5D">
        <w:t>Chosen Mass Fragments:</w:t>
      </w:r>
      <w:bookmarkEnd w:id="132"/>
      <w:r w:rsidRPr="00953E5D">
        <w:t xml:space="preserve"> </w:t>
      </w:r>
    </w:p>
    <w:p w14:paraId="0E60A2F6" w14:textId="77777777" w:rsidR="005D3190" w:rsidRDefault="005D3190">
      <w:r>
        <w:t>A user ma</w:t>
      </w:r>
      <w:r w:rsidR="00D273DC">
        <w:t xml:space="preserve">y not always wish to use all recorded mass fragments in calculating the mass spectroscopy computations. Some mass fragments may be of minimal importance and detract from the accuracy of concentration computations with their inclusion. </w:t>
      </w:r>
      <w:proofErr w:type="gramStart"/>
      <w:r w:rsidR="00D273DC">
        <w:t>Additionally</w:t>
      </w:r>
      <w:proofErr w:type="gramEnd"/>
      <w:r w:rsidR="00D273DC">
        <w:t xml:space="preserve"> some mass fragments may correlate with molecules that the user does not wish to evaluate</w:t>
      </w:r>
      <w:r w:rsidR="00B02E05">
        <w:t xml:space="preserve"> or to display. </w:t>
      </w:r>
      <w:proofErr w:type="gramStart"/>
      <w:r w:rsidR="00B02E05">
        <w:t>Thus</w:t>
      </w:r>
      <w:proofErr w:type="gramEnd"/>
      <w:r w:rsidR="00B02E05">
        <w:t xml:space="preserve"> the user has the Chosen Mass Fragments option. </w:t>
      </w:r>
    </w:p>
    <w:p w14:paraId="2C587346" w14:textId="77777777" w:rsidR="00B02E05" w:rsidRDefault="00B02E05"/>
    <w:p w14:paraId="584B1397" w14:textId="77777777" w:rsidR="00B02E05" w:rsidRDefault="00B02E05"/>
    <w:p w14:paraId="533B712B" w14:textId="77777777" w:rsidR="00B02E05" w:rsidRPr="005A2372" w:rsidRDefault="00B02E05">
      <w:pPr>
        <w:rPr>
          <w:u w:val="single"/>
        </w:rPr>
      </w:pPr>
      <w:r>
        <w:tab/>
      </w:r>
      <w:r>
        <w:tab/>
      </w:r>
      <w:r>
        <w:tab/>
      </w:r>
      <w:r>
        <w:tab/>
      </w:r>
      <w:r>
        <w:tab/>
      </w:r>
      <w:r w:rsidRPr="005A2372">
        <w:rPr>
          <w:u w:val="single"/>
        </w:rPr>
        <w:t xml:space="preserve"> </w:t>
      </w:r>
    </w:p>
    <w:p w14:paraId="2A715098" w14:textId="77777777" w:rsidR="005D3190" w:rsidRDefault="00B02E05">
      <w:r>
        <w:rPr>
          <w:noProof/>
          <w:lang w:bidi="ar-SA"/>
        </w:rPr>
        <w:drawing>
          <wp:anchor distT="0" distB="0" distL="114300" distR="114300" simplePos="0" relativeHeight="251699200" behindDoc="0" locked="0" layoutInCell="1" allowOverlap="1" wp14:anchorId="411053C8" wp14:editId="2A6AFA65">
            <wp:simplePos x="0" y="0"/>
            <wp:positionH relativeFrom="column">
              <wp:posOffset>1508125</wp:posOffset>
            </wp:positionH>
            <wp:positionV relativeFrom="paragraph">
              <wp:posOffset>262890</wp:posOffset>
            </wp:positionV>
            <wp:extent cx="5305425" cy="1750695"/>
            <wp:effectExtent l="0" t="0" r="9525"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1750695"/>
                    </a:xfrm>
                    <a:prstGeom prst="rect">
                      <a:avLst/>
                    </a:prstGeom>
                    <a:noFill/>
                  </pic:spPr>
                </pic:pic>
              </a:graphicData>
            </a:graphic>
          </wp:anchor>
        </w:drawing>
      </w:r>
    </w:p>
    <w:p w14:paraId="582DA61E" w14:textId="77777777" w:rsidR="005D3190" w:rsidRDefault="005D3190"/>
    <w:p w14:paraId="6A4AB100" w14:textId="77777777" w:rsidR="005D3190" w:rsidRDefault="00B02E05">
      <w:r>
        <w:rPr>
          <w:noProof/>
          <w:lang w:bidi="ar-SA"/>
        </w:rPr>
        <w:drawing>
          <wp:anchor distT="0" distB="0" distL="114300" distR="114300" simplePos="0" relativeHeight="251698176" behindDoc="0" locked="0" layoutInCell="1" allowOverlap="1" wp14:anchorId="6514CD41" wp14:editId="6A132B46">
            <wp:simplePos x="0" y="0"/>
            <wp:positionH relativeFrom="column">
              <wp:posOffset>-810895</wp:posOffset>
            </wp:positionH>
            <wp:positionV relativeFrom="paragraph">
              <wp:posOffset>102870</wp:posOffset>
            </wp:positionV>
            <wp:extent cx="1914525" cy="341630"/>
            <wp:effectExtent l="0" t="0" r="9525"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4525" cy="341630"/>
                    </a:xfrm>
                    <a:prstGeom prst="rect">
                      <a:avLst/>
                    </a:prstGeom>
                    <a:noFill/>
                  </pic:spPr>
                </pic:pic>
              </a:graphicData>
            </a:graphic>
          </wp:anchor>
        </w:drawing>
      </w:r>
    </w:p>
    <w:p w14:paraId="4E75409D" w14:textId="2C3382AF" w:rsidR="005D3190" w:rsidRDefault="009C21B3">
      <w:r>
        <w:rPr>
          <w:noProof/>
          <w:lang w:bidi="ar-SA"/>
        </w:rPr>
        <mc:AlternateContent>
          <mc:Choice Requires="wps">
            <w:drawing>
              <wp:anchor distT="0" distB="0" distL="114300" distR="114300" simplePos="0" relativeHeight="251709440" behindDoc="0" locked="0" layoutInCell="1" allowOverlap="1" wp14:anchorId="7C701583" wp14:editId="63436982">
                <wp:simplePos x="0" y="0"/>
                <wp:positionH relativeFrom="column">
                  <wp:posOffset>-617855</wp:posOffset>
                </wp:positionH>
                <wp:positionV relativeFrom="paragraph">
                  <wp:posOffset>7620</wp:posOffset>
                </wp:positionV>
                <wp:extent cx="1565275" cy="98869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98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270EA" w14:textId="77777777" w:rsidR="00FA4E14" w:rsidRDefault="00FA4E14">
                            <w:r>
                              <w:t>No fragments are selected in the code (above</w:t>
                            </w:r>
                            <w:proofErr w:type="gramStart"/>
                            <w:r>
                              <w:t>)</w:t>
                            </w:r>
                            <w:proofErr w:type="gramEnd"/>
                            <w:r>
                              <w:t xml:space="preserve"> so all fragments are displayed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1583" id="Text Box 55" o:spid="_x0000_s1037" type="#_x0000_t202" style="position:absolute;margin-left:-48.65pt;margin-top:.6pt;width:123.25pt;height:7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" fillcolor="white [3201]" strokeweight=".5pt">
                <v:path arrowok="t"/>
                <v:textbox>
                  <w:txbxContent>
                    <w:p w14:paraId="660270EA" w14:textId="77777777" w:rsidR="00FA4E14" w:rsidRDefault="00FA4E14">
                      <w:r>
                        <w:t>No fragments are selected in the code (above) so all fragments are displayed (right).</w:t>
                      </w:r>
                    </w:p>
                  </w:txbxContent>
                </v:textbox>
              </v:shape>
            </w:pict>
          </mc:Fallback>
        </mc:AlternateContent>
      </w:r>
    </w:p>
    <w:p w14:paraId="033CAB4B" w14:textId="77777777" w:rsidR="005D3190" w:rsidRDefault="005D3190"/>
    <w:p w14:paraId="49841112" w14:textId="77777777" w:rsidR="005D3190" w:rsidRDefault="005D3190"/>
    <w:p w14:paraId="6A8FBB8D" w14:textId="77777777" w:rsidR="005D3190" w:rsidRDefault="005D3190"/>
    <w:p w14:paraId="271B032A" w14:textId="77777777" w:rsidR="005D3190" w:rsidRDefault="005D3190"/>
    <w:p w14:paraId="52552E29" w14:textId="77777777" w:rsidR="005D3190" w:rsidRDefault="004F0441">
      <w:r>
        <w:rPr>
          <w:noProof/>
          <w:lang w:bidi="ar-SA"/>
        </w:rPr>
        <w:drawing>
          <wp:anchor distT="0" distB="0" distL="114300" distR="114300" simplePos="0" relativeHeight="251700224" behindDoc="0" locked="0" layoutInCell="1" allowOverlap="1" wp14:anchorId="72F630CE" wp14:editId="69BB5687">
            <wp:simplePos x="0" y="0"/>
            <wp:positionH relativeFrom="column">
              <wp:posOffset>-746125</wp:posOffset>
            </wp:positionH>
            <wp:positionV relativeFrom="paragraph">
              <wp:posOffset>156845</wp:posOffset>
            </wp:positionV>
            <wp:extent cx="3225800" cy="2997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5800" cy="299720"/>
                    </a:xfrm>
                    <a:prstGeom prst="rect">
                      <a:avLst/>
                    </a:prstGeom>
                    <a:noFill/>
                  </pic:spPr>
                </pic:pic>
              </a:graphicData>
            </a:graphic>
          </wp:anchor>
        </w:drawing>
      </w:r>
    </w:p>
    <w:p w14:paraId="28D8B4CF" w14:textId="77777777" w:rsidR="005D3190" w:rsidRDefault="005D3190"/>
    <w:p w14:paraId="1C9D41D8" w14:textId="3D449232" w:rsidR="005D3190" w:rsidRDefault="00A540E0">
      <w:r>
        <w:rPr>
          <w:noProof/>
          <w:lang w:bidi="ar-SA"/>
        </w:rPr>
        <w:lastRenderedPageBreak/>
        <w:drawing>
          <wp:anchor distT="0" distB="0" distL="114300" distR="114300" simplePos="0" relativeHeight="251701248" behindDoc="0" locked="0" layoutInCell="1" allowOverlap="1" wp14:anchorId="52F37772" wp14:editId="613A3AA9">
            <wp:simplePos x="0" y="0"/>
            <wp:positionH relativeFrom="column">
              <wp:posOffset>2273935</wp:posOffset>
            </wp:positionH>
            <wp:positionV relativeFrom="paragraph">
              <wp:posOffset>55245</wp:posOffset>
            </wp:positionV>
            <wp:extent cx="4235450" cy="2190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5450" cy="219075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02272" behindDoc="0" locked="0" layoutInCell="1" allowOverlap="1" wp14:anchorId="11E954F7" wp14:editId="0E35B3EF">
                <wp:simplePos x="0" y="0"/>
                <wp:positionH relativeFrom="column">
                  <wp:posOffset>-323850</wp:posOffset>
                </wp:positionH>
                <wp:positionV relativeFrom="paragraph">
                  <wp:posOffset>162560</wp:posOffset>
                </wp:positionV>
                <wp:extent cx="1966595" cy="9144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659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B4CC2" w14:textId="77777777" w:rsidR="00FA4E14" w:rsidRDefault="00FA4E14">
                            <w:r>
                              <w:t>As shown in the code (above) the mass fragments chosen are the only mass fragments present the output file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E954F7" id="Text Box 46" o:spid="_x0000_s1038" type="#_x0000_t202" style="position:absolute;margin-left:-25.5pt;margin-top:12.8pt;width:154.85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" fillcolor="white [3201]" strokeweight=".5pt">
                <v:path arrowok="t"/>
                <v:textbox>
                  <w:txbxContent>
                    <w:p w14:paraId="121B4CC2" w14:textId="77777777" w:rsidR="00FA4E14" w:rsidRDefault="00FA4E14">
                      <w:r>
                        <w:t>As shown in the code (above) the mass fragments chosen are the only mass fragments present the output file (right).</w:t>
                      </w:r>
                    </w:p>
                  </w:txbxContent>
                </v:textbox>
              </v:shape>
            </w:pict>
          </mc:Fallback>
        </mc:AlternateContent>
      </w:r>
    </w:p>
    <w:p w14:paraId="57F3AA5F" w14:textId="77777777" w:rsidR="005D3190" w:rsidRDefault="005D3190"/>
    <w:p w14:paraId="39DBF37A" w14:textId="77777777" w:rsidR="005D3190" w:rsidRDefault="005D3190"/>
    <w:p w14:paraId="4618578D" w14:textId="77777777" w:rsidR="005D3190" w:rsidRDefault="005D3190"/>
    <w:p w14:paraId="2EE399F6" w14:textId="77777777" w:rsidR="005D3190" w:rsidRDefault="005D3190"/>
    <w:p w14:paraId="6C962EC2" w14:textId="77777777" w:rsidR="005D3190" w:rsidRDefault="005D3190"/>
    <w:p w14:paraId="588CB1C0" w14:textId="77777777" w:rsidR="00A540E0" w:rsidRDefault="00A540E0">
      <w:pPr>
        <w:rPr>
          <w:b/>
        </w:rPr>
      </w:pPr>
    </w:p>
    <w:p w14:paraId="288BF488" w14:textId="77777777" w:rsidR="00A540E0" w:rsidRDefault="00A540E0">
      <w:pPr>
        <w:rPr>
          <w:b/>
        </w:rPr>
      </w:pPr>
    </w:p>
    <w:p w14:paraId="1C30E0D2" w14:textId="77777777" w:rsidR="00A540E0" w:rsidRDefault="00A540E0" w:rsidP="00491E9F">
      <w:pPr>
        <w:pStyle w:val="Heading2"/>
      </w:pPr>
    </w:p>
    <w:p w14:paraId="1A2DA2D8" w14:textId="77777777" w:rsidR="009C1193" w:rsidRPr="009C1193" w:rsidRDefault="00023048" w:rsidP="00491E9F">
      <w:pPr>
        <w:pStyle w:val="Heading2"/>
      </w:pPr>
      <w:bookmarkStart w:id="133" w:name="_Toc519240335"/>
      <w:r w:rsidRPr="009C1193">
        <w:t>Background Fragments</w:t>
      </w:r>
      <w:r w:rsidR="009C1193" w:rsidRPr="009C1193">
        <w:t xml:space="preserve"> Baseline:</w:t>
      </w:r>
      <w:bookmarkEnd w:id="133"/>
    </w:p>
    <w:p w14:paraId="63CD080A" w14:textId="77777777" w:rsidR="005D3190" w:rsidRDefault="00017137">
      <w:r>
        <w:t>R</w:t>
      </w:r>
      <w:r w:rsidR="00B02E05">
        <w:t xml:space="preserve">aw data gathered from Mass Spectroscopy </w:t>
      </w:r>
      <w:r>
        <w:t xml:space="preserve">may show variations </w:t>
      </w:r>
      <w:r w:rsidR="00CD689A">
        <w:t>– in particular</w:t>
      </w:r>
      <w:r w:rsidR="00E32F33">
        <w:t xml:space="preserve">, </w:t>
      </w:r>
      <w:r w:rsidR="00CD689A">
        <w:t>offsets from actuality</w:t>
      </w:r>
      <w:r>
        <w:t xml:space="preserve">. </w:t>
      </w:r>
      <w:r w:rsidR="00243A2A">
        <w:t xml:space="preserve">To accommodate </w:t>
      </w:r>
      <w:r w:rsidR="00CD689A">
        <w:t>for these inaccuracies</w:t>
      </w:r>
      <w:r w:rsidR="00243A2A">
        <w:t xml:space="preserve"> and specifically to correct any offsets</w:t>
      </w:r>
      <w:r w:rsidR="00E32F33">
        <w:t>,</w:t>
      </w:r>
      <w:r w:rsidR="00243A2A">
        <w:t xml:space="preserve"> a user may use the Changing Background function. This function allows the user to modify the raw data of any mass fragment within two different time ranges. The underlying implication </w:t>
      </w:r>
      <w:r w:rsidR="00704A44">
        <w:t xml:space="preserve">being </w:t>
      </w:r>
      <w:r w:rsidR="00243A2A">
        <w:t xml:space="preserve">that the user can correct/smooth any data offsets at the beginning and the end of the </w:t>
      </w:r>
      <w:r w:rsidR="00704A44">
        <w:t xml:space="preserve">data signals. </w:t>
      </w:r>
      <w:r w:rsidR="00243A2A">
        <w:t xml:space="preserve"> </w:t>
      </w:r>
      <w:r w:rsidR="00704A44">
        <w:t xml:space="preserve">The user has two options for modifying the raw data, </w:t>
      </w:r>
      <w:r w:rsidR="00704A44" w:rsidRPr="00C01313">
        <w:rPr>
          <w:i/>
        </w:rPr>
        <w:t>Flat</w:t>
      </w:r>
      <w:r w:rsidR="00704A44">
        <w:t xml:space="preserve"> or </w:t>
      </w:r>
      <w:r w:rsidR="00704A44" w:rsidRPr="00C01313">
        <w:rPr>
          <w:i/>
        </w:rPr>
        <w:t>Linear</w:t>
      </w:r>
      <w:r w:rsidR="00704A44">
        <w:t xml:space="preserve">. Flat approximates the data range with an average value, Linear approximates the data range with a Linear line. </w:t>
      </w:r>
    </w:p>
    <w:p w14:paraId="4BBA6417" w14:textId="77777777" w:rsidR="00704A44" w:rsidRDefault="00704A44"/>
    <w:p w14:paraId="489E94E1" w14:textId="77777777" w:rsidR="00704A44" w:rsidRDefault="00704A44" w:rsidP="00947346">
      <w:r w:rsidRPr="005A2372">
        <w:rPr>
          <w:u w:val="single"/>
        </w:rPr>
        <w:t>Code:</w:t>
      </w:r>
      <w:r w:rsidR="005A2372">
        <w:rPr>
          <w:u w:val="single"/>
        </w:rPr>
        <w:t xml:space="preserve"> </w:t>
      </w:r>
      <w:r w:rsidR="00947346">
        <w:tab/>
      </w:r>
      <w:r w:rsidR="00947346">
        <w:tab/>
      </w:r>
      <w:r w:rsidR="00947346">
        <w:tab/>
      </w:r>
      <w:r w:rsidR="00947346">
        <w:tab/>
      </w:r>
      <w:r w:rsidR="00947346">
        <w:tab/>
      </w:r>
      <w:r w:rsidR="005A2372">
        <w:tab/>
      </w:r>
      <w:r w:rsidR="00947346">
        <w:tab/>
      </w:r>
      <w:r w:rsidR="00947346">
        <w:tab/>
      </w:r>
      <w:r w:rsidR="00947346">
        <w:tab/>
      </w:r>
      <w:r w:rsidR="00947346">
        <w:tab/>
      </w:r>
      <w:r w:rsidR="00947346">
        <w:tab/>
        <w:t xml:space="preserve"> </w:t>
      </w:r>
      <w:r w:rsidR="00947346" w:rsidRPr="005A2372">
        <w:rPr>
          <w:u w:val="single"/>
        </w:rPr>
        <w:t>Results:</w:t>
      </w:r>
    </w:p>
    <w:p w14:paraId="06C2635E" w14:textId="77777777" w:rsidR="00704A44" w:rsidRDefault="00947346">
      <w:r>
        <w:rPr>
          <w:noProof/>
          <w:lang w:bidi="ar-SA"/>
        </w:rPr>
        <w:drawing>
          <wp:anchor distT="0" distB="0" distL="114300" distR="114300" simplePos="0" relativeHeight="251704320" behindDoc="0" locked="0" layoutInCell="1" allowOverlap="1" wp14:anchorId="3F6D4CF7" wp14:editId="5F2E7346">
            <wp:simplePos x="0" y="0"/>
            <wp:positionH relativeFrom="column">
              <wp:posOffset>5027295</wp:posOffset>
            </wp:positionH>
            <wp:positionV relativeFrom="paragraph">
              <wp:posOffset>67945</wp:posOffset>
            </wp:positionV>
            <wp:extent cx="876300" cy="207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76300" cy="2076450"/>
                    </a:xfrm>
                    <a:prstGeom prst="rect">
                      <a:avLst/>
                    </a:prstGeom>
                  </pic:spPr>
                </pic:pic>
              </a:graphicData>
            </a:graphic>
          </wp:anchor>
        </w:drawing>
      </w:r>
      <w:r>
        <w:rPr>
          <w:noProof/>
          <w:lang w:bidi="ar-SA"/>
        </w:rPr>
        <w:drawing>
          <wp:anchor distT="0" distB="0" distL="114300" distR="114300" simplePos="0" relativeHeight="251705344" behindDoc="0" locked="0" layoutInCell="1" allowOverlap="1" wp14:anchorId="14093294" wp14:editId="3FE60BB1">
            <wp:simplePos x="0" y="0"/>
            <wp:positionH relativeFrom="column">
              <wp:posOffset>-319405</wp:posOffset>
            </wp:positionH>
            <wp:positionV relativeFrom="paragraph">
              <wp:posOffset>274955</wp:posOffset>
            </wp:positionV>
            <wp:extent cx="4802505" cy="8451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02505" cy="845185"/>
                    </a:xfrm>
                    <a:prstGeom prst="rect">
                      <a:avLst/>
                    </a:prstGeom>
                  </pic:spPr>
                </pic:pic>
              </a:graphicData>
            </a:graphic>
          </wp:anchor>
        </w:drawing>
      </w:r>
    </w:p>
    <w:p w14:paraId="6A6AC8A4" w14:textId="77777777" w:rsidR="005D3190" w:rsidRDefault="005D3190"/>
    <w:p w14:paraId="1DA01DF6" w14:textId="2AE956B8" w:rsidR="005D3190" w:rsidRDefault="009C21B3">
      <w:r>
        <w:rPr>
          <w:noProof/>
          <w:lang w:bidi="ar-SA"/>
        </w:rPr>
        <mc:AlternateContent>
          <mc:Choice Requires="wps">
            <w:drawing>
              <wp:anchor distT="0" distB="0" distL="114300" distR="114300" simplePos="0" relativeHeight="251707392" behindDoc="0" locked="0" layoutInCell="1" allowOverlap="1" wp14:anchorId="775B5A6B" wp14:editId="6A6474FF">
                <wp:simplePos x="0" y="0"/>
                <wp:positionH relativeFrom="column">
                  <wp:posOffset>2308860</wp:posOffset>
                </wp:positionH>
                <wp:positionV relativeFrom="paragraph">
                  <wp:posOffset>34290</wp:posOffset>
                </wp:positionV>
                <wp:extent cx="1898015" cy="1052195"/>
                <wp:effectExtent l="0" t="0" r="698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015" cy="1052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78784" w14:textId="77777777" w:rsidR="00FA4E14" w:rsidRDefault="00FA4E14">
                            <w:r>
                              <w:t xml:space="preserve">The original preprocessed data (right) without adjusting the background fragments as shown in the input text file code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5A6B" id="Text Box 53" o:spid="_x0000_s1039" type="#_x0000_t202" style="position:absolute;margin-left:181.8pt;margin-top:2.7pt;width:149.45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" fillcolor="white [3201]" strokeweight=".5pt">
                <v:path arrowok="t"/>
                <v:textbox>
                  <w:txbxContent>
                    <w:p w14:paraId="41378784" w14:textId="77777777" w:rsidR="00FA4E14" w:rsidRDefault="00FA4E14">
                      <w:r>
                        <w:t xml:space="preserve">The original preprocessed data (right) without adjusting the background fragments as shown in the input text file code (left). </w:t>
                      </w:r>
                    </w:p>
                  </w:txbxContent>
                </v:textbox>
              </v:shape>
            </w:pict>
          </mc:Fallback>
        </mc:AlternateContent>
      </w:r>
    </w:p>
    <w:p w14:paraId="22AA2CCD" w14:textId="77777777" w:rsidR="005D3190" w:rsidRDefault="005D3190"/>
    <w:p w14:paraId="7585846B" w14:textId="77777777" w:rsidR="005D3190" w:rsidRDefault="005D3190"/>
    <w:p w14:paraId="1E35F5CF" w14:textId="77777777" w:rsidR="005D3190" w:rsidRDefault="005D3190"/>
    <w:p w14:paraId="1723C045" w14:textId="77777777" w:rsidR="005D3190" w:rsidRDefault="005D3190"/>
    <w:p w14:paraId="5193E823" w14:textId="77777777" w:rsidR="005D3190" w:rsidRDefault="00947346">
      <w:r>
        <w:rPr>
          <w:noProof/>
          <w:lang w:bidi="ar-SA"/>
        </w:rPr>
        <w:lastRenderedPageBreak/>
        <w:drawing>
          <wp:anchor distT="0" distB="0" distL="114300" distR="114300" simplePos="0" relativeHeight="251703296" behindDoc="0" locked="0" layoutInCell="1" allowOverlap="1" wp14:anchorId="06A8A1E7" wp14:editId="0E57C51B">
            <wp:simplePos x="0" y="0"/>
            <wp:positionH relativeFrom="column">
              <wp:posOffset>5382260</wp:posOffset>
            </wp:positionH>
            <wp:positionV relativeFrom="paragraph">
              <wp:posOffset>443865</wp:posOffset>
            </wp:positionV>
            <wp:extent cx="990600" cy="21621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90600" cy="2162175"/>
                    </a:xfrm>
                    <a:prstGeom prst="rect">
                      <a:avLst/>
                    </a:prstGeom>
                  </pic:spPr>
                </pic:pic>
              </a:graphicData>
            </a:graphic>
          </wp:anchor>
        </w:drawing>
      </w:r>
    </w:p>
    <w:p w14:paraId="323D7516" w14:textId="7F34986A" w:rsidR="005D3190" w:rsidRDefault="009C21B3">
      <w:r>
        <w:rPr>
          <w:noProof/>
          <w:lang w:bidi="ar-SA"/>
        </w:rPr>
        <mc:AlternateContent>
          <mc:Choice Requires="wps">
            <w:drawing>
              <wp:anchor distT="0" distB="0" distL="114300" distR="114300" simplePos="0" relativeHeight="251708416" behindDoc="0" locked="0" layoutInCell="1" allowOverlap="1" wp14:anchorId="58315A66" wp14:editId="3507B80E">
                <wp:simplePos x="0" y="0"/>
                <wp:positionH relativeFrom="column">
                  <wp:posOffset>1535430</wp:posOffset>
                </wp:positionH>
                <wp:positionV relativeFrom="paragraph">
                  <wp:posOffset>1388110</wp:posOffset>
                </wp:positionV>
                <wp:extent cx="2725420" cy="1095375"/>
                <wp:effectExtent l="0" t="0" r="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542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76AAD" w14:textId="77777777" w:rsidR="00FA4E14" w:rsidRDefault="00FA4E14">
                            <w:r>
                              <w:t>The new raw data (right) after the background corrections are performed (above).</w:t>
                            </w:r>
                          </w:p>
                          <w:p w14:paraId="6F443ECB" w14:textId="77777777" w:rsidR="00FA4E14" w:rsidRDefault="00FA4E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315A66" id="Text Box 54" o:spid="_x0000_s1040" type="#_x0000_t202" style="position:absolute;margin-left:120.9pt;margin-top:109.3pt;width:214.6pt;height:8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" fillcolor="white [3201]" strokeweight=".5pt">
                <v:path arrowok="t"/>
                <v:textbox>
                  <w:txbxContent>
                    <w:p w14:paraId="3B776AAD" w14:textId="77777777" w:rsidR="00FA4E14" w:rsidRDefault="00FA4E14">
                      <w:r>
                        <w:t>The new raw data (right) after the background corrections are performed (above).</w:t>
                      </w:r>
                    </w:p>
                    <w:p w14:paraId="6F443ECB" w14:textId="77777777" w:rsidR="00FA4E14" w:rsidRDefault="00FA4E14"/>
                  </w:txbxContent>
                </v:textbox>
              </v:shape>
            </w:pict>
          </mc:Fallback>
        </mc:AlternateContent>
      </w:r>
      <w:r w:rsidR="00947346">
        <w:rPr>
          <w:noProof/>
          <w:lang w:bidi="ar-SA"/>
        </w:rPr>
        <w:drawing>
          <wp:anchor distT="0" distB="0" distL="114300" distR="114300" simplePos="0" relativeHeight="251706368" behindDoc="0" locked="0" layoutInCell="1" allowOverlap="1" wp14:anchorId="7865E0BB" wp14:editId="1762C1BE">
            <wp:simplePos x="0" y="0"/>
            <wp:positionH relativeFrom="column">
              <wp:posOffset>-608330</wp:posOffset>
            </wp:positionH>
            <wp:positionV relativeFrom="paragraph">
              <wp:posOffset>186055</wp:posOffset>
            </wp:positionV>
            <wp:extent cx="5638800" cy="9766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976630"/>
                    </a:xfrm>
                    <a:prstGeom prst="rect">
                      <a:avLst/>
                    </a:prstGeom>
                  </pic:spPr>
                </pic:pic>
              </a:graphicData>
            </a:graphic>
            <wp14:sizeRelV relativeFrom="margin">
              <wp14:pctHeight>0</wp14:pctHeight>
            </wp14:sizeRelV>
          </wp:anchor>
        </w:drawing>
      </w:r>
    </w:p>
    <w:p w14:paraId="7AC195D2" w14:textId="77777777" w:rsidR="005D3190" w:rsidRDefault="005D3190"/>
    <w:p w14:paraId="6F9D8868" w14:textId="77777777" w:rsidR="005D3190" w:rsidRDefault="005D3190"/>
    <w:p w14:paraId="0986E603" w14:textId="77777777" w:rsidR="005D3190" w:rsidRDefault="005D3190"/>
    <w:p w14:paraId="1732A7AE" w14:textId="77777777" w:rsidR="005D3190" w:rsidRDefault="005D3190"/>
    <w:p w14:paraId="0D578698" w14:textId="77777777" w:rsidR="005D3190" w:rsidRDefault="005D3190"/>
    <w:p w14:paraId="71D33A86" w14:textId="77777777" w:rsidR="005D3190" w:rsidRDefault="005D3190"/>
    <w:p w14:paraId="4F79278E" w14:textId="77777777" w:rsidR="00953E5D" w:rsidRDefault="00953E5D"/>
    <w:p w14:paraId="75EF5C9B" w14:textId="77777777" w:rsidR="00A540E0" w:rsidRDefault="00A540E0"/>
    <w:p w14:paraId="7AC0A755" w14:textId="77777777" w:rsidR="005D3190" w:rsidRPr="00E85201" w:rsidRDefault="00A66239" w:rsidP="00491E9F">
      <w:pPr>
        <w:pStyle w:val="Heading2"/>
      </w:pPr>
      <w:bookmarkStart w:id="134" w:name="_Toc519240336"/>
      <w:r w:rsidRPr="00E85201">
        <w:t>Data Range Specifier:</w:t>
      </w:r>
      <w:bookmarkEnd w:id="134"/>
      <w:r w:rsidRPr="00E85201">
        <w:t xml:space="preserve"> </w:t>
      </w:r>
    </w:p>
    <w:p w14:paraId="4BE05FFD" w14:textId="77777777" w:rsidR="00A66239" w:rsidRDefault="004E3022">
      <w:r>
        <w:t xml:space="preserve">The Data Range Specifier enables the user to determine the maximum rate of change for mass spectrometer data. By </w:t>
      </w:r>
      <w:proofErr w:type="gramStart"/>
      <w:r>
        <w:t>default</w:t>
      </w:r>
      <w:proofErr w:type="gramEnd"/>
      <w:r>
        <w:t xml:space="preserve"> the MSRESOLVE program prevents mass spectrometer data from increasing by more than two fold. </w:t>
      </w:r>
      <w:proofErr w:type="gramStart"/>
      <w:r>
        <w:t>However</w:t>
      </w:r>
      <w:proofErr w:type="gramEnd"/>
      <w:r>
        <w:t xml:space="preserve"> there are situations where some users may wish for more specific li</w:t>
      </w:r>
      <w:r w:rsidR="00C233DE">
        <w:t xml:space="preserve">mits. </w:t>
      </w:r>
      <w:r>
        <w:t xml:space="preserve">There are three parameters for </w:t>
      </w:r>
      <w:r w:rsidR="00C233DE">
        <w:t>the Data Range Specifier:</w:t>
      </w:r>
      <w:r>
        <w:t xml:space="preserve"> lower bound, higher bound, and increments. </w:t>
      </w:r>
      <w:r w:rsidR="00C233DE">
        <w:t xml:space="preserve">The function works by limiting the data points from increasing/decreasing by more than their boundary value every increment. </w:t>
      </w:r>
    </w:p>
    <w:p w14:paraId="79CF4D57" w14:textId="77777777" w:rsidR="0033122A" w:rsidRDefault="00C233DE">
      <w:r>
        <w:t xml:space="preserve">These parameters can be entered via the input text file </w:t>
      </w:r>
      <w:r w:rsidR="0033122A">
        <w:t xml:space="preserve">(where the boundaries and increments are </w:t>
      </w:r>
      <w:proofErr w:type="gramStart"/>
      <w:r w:rsidR="0033122A">
        <w:t>applied at all times</w:t>
      </w:r>
      <w:proofErr w:type="gramEnd"/>
      <w:r w:rsidR="0033122A">
        <w:t xml:space="preserve"> to each molecule specified) or via a csv file.  </w:t>
      </w:r>
    </w:p>
    <w:p w14:paraId="20D6FA0B" w14:textId="702BE1F1" w:rsidR="00E85201" w:rsidRDefault="009C21B3">
      <w:r>
        <w:rPr>
          <w:noProof/>
          <w:lang w:bidi="ar-SA"/>
        </w:rPr>
        <mc:AlternateContent>
          <mc:Choice Requires="wps">
            <w:drawing>
              <wp:anchor distT="0" distB="0" distL="114300" distR="114300" simplePos="0" relativeHeight="251759616" behindDoc="0" locked="0" layoutInCell="1" allowOverlap="1" wp14:anchorId="6B462066" wp14:editId="33982E10">
                <wp:simplePos x="0" y="0"/>
                <wp:positionH relativeFrom="column">
                  <wp:posOffset>2662555</wp:posOffset>
                </wp:positionH>
                <wp:positionV relativeFrom="paragraph">
                  <wp:posOffset>250190</wp:posOffset>
                </wp:positionV>
                <wp:extent cx="1890395" cy="1100455"/>
                <wp:effectExtent l="0" t="0" r="0"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100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CF5A4" w14:textId="77777777" w:rsidR="00FA4E14" w:rsidRDefault="00FA4E14">
                            <w:r>
                              <w:t>(left): Using the data range specifier to modify the spectroscopy data of Methanol and Oxygen.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462066" id="Text Box 120" o:spid="_x0000_s1041" type="#_x0000_t202" style="position:absolute;margin-left:209.65pt;margin-top:19.7pt;width:148.85pt;height:8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" fillcolor="white [3201]" strokeweight=".5pt">
                <v:path arrowok="t"/>
                <v:textbox>
                  <w:txbxContent>
                    <w:p w14:paraId="6B1CF5A4" w14:textId="77777777" w:rsidR="00FA4E14" w:rsidRDefault="00FA4E14">
                      <w:r>
                        <w:t>(left): Using the data range specifier to modify the spectroscopy data of Methanol and Oxygen.</w:t>
                      </w:r>
                    </w:p>
                  </w:txbxContent>
                </v:textbox>
              </v:shape>
            </w:pict>
          </mc:Fallback>
        </mc:AlternateContent>
      </w:r>
    </w:p>
    <w:p w14:paraId="72434026" w14:textId="77777777" w:rsidR="00E85201" w:rsidRPr="00E85201" w:rsidRDefault="00A540E0">
      <w:pPr>
        <w:rPr>
          <w:u w:val="single"/>
        </w:rPr>
      </w:pPr>
      <w:r>
        <w:rPr>
          <w:noProof/>
          <w:lang w:bidi="ar-SA"/>
        </w:rPr>
        <w:lastRenderedPageBreak/>
        <w:drawing>
          <wp:anchor distT="0" distB="0" distL="114300" distR="114300" simplePos="0" relativeHeight="251755520" behindDoc="0" locked="0" layoutInCell="1" allowOverlap="1" wp14:anchorId="7C55CC2E" wp14:editId="02870CE8">
            <wp:simplePos x="0" y="0"/>
            <wp:positionH relativeFrom="column">
              <wp:posOffset>-478790</wp:posOffset>
            </wp:positionH>
            <wp:positionV relativeFrom="paragraph">
              <wp:posOffset>280670</wp:posOffset>
            </wp:positionV>
            <wp:extent cx="3035935" cy="1579880"/>
            <wp:effectExtent l="0" t="0" r="0" b="127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35935" cy="1579880"/>
                    </a:xfrm>
                    <a:prstGeom prst="rect">
                      <a:avLst/>
                    </a:prstGeom>
                  </pic:spPr>
                </pic:pic>
              </a:graphicData>
            </a:graphic>
          </wp:anchor>
        </w:drawing>
      </w:r>
      <w:r w:rsidR="0033122A" w:rsidRPr="00E85201">
        <w:rPr>
          <w:u w:val="single"/>
        </w:rPr>
        <w:t xml:space="preserve">Entering through text file: </w:t>
      </w:r>
    </w:p>
    <w:p w14:paraId="1900EEF0" w14:textId="77777777" w:rsidR="005D3190" w:rsidRDefault="005D3190"/>
    <w:p w14:paraId="53DB2DDA" w14:textId="77777777" w:rsidR="005D3190" w:rsidRDefault="005D3190"/>
    <w:p w14:paraId="1A7AD4AC" w14:textId="77777777" w:rsidR="005D3190" w:rsidRDefault="005D3190"/>
    <w:p w14:paraId="753D811B" w14:textId="77777777" w:rsidR="005D3190" w:rsidRDefault="005D3190"/>
    <w:p w14:paraId="538ED29B" w14:textId="77777777" w:rsidR="005D3190" w:rsidRDefault="005D3190"/>
    <w:p w14:paraId="2932706F" w14:textId="77777777" w:rsidR="005D3190" w:rsidRDefault="005D3190"/>
    <w:p w14:paraId="0F1009ED" w14:textId="17AB8B8D" w:rsidR="005D3190" w:rsidRDefault="009C21B3">
      <w:r>
        <w:rPr>
          <w:noProof/>
          <w:lang w:bidi="ar-SA"/>
        </w:rPr>
        <mc:AlternateContent>
          <mc:Choice Requires="wps">
            <w:drawing>
              <wp:anchor distT="0" distB="0" distL="114300" distR="114300" simplePos="0" relativeHeight="251760640" behindDoc="0" locked="0" layoutInCell="1" allowOverlap="1" wp14:anchorId="1206CE11" wp14:editId="798252B3">
                <wp:simplePos x="0" y="0"/>
                <wp:positionH relativeFrom="column">
                  <wp:posOffset>1837055</wp:posOffset>
                </wp:positionH>
                <wp:positionV relativeFrom="paragraph">
                  <wp:posOffset>5080</wp:posOffset>
                </wp:positionV>
                <wp:extent cx="3151505" cy="114490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144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6CE11" id="Text Box 121" o:spid="_x0000_s1042" type="#_x0000_t202" style="position:absolute;margin-left:144.65pt;margin-top:.4pt;width:248.15pt;height:9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" fillcolor="white [3201]" strokeweight=".5pt">
                <v:path arrowok="t"/>
                <v:textbo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v:textbox>
              </v:shape>
            </w:pict>
          </mc:Fallback>
        </mc:AlternateContent>
      </w:r>
    </w:p>
    <w:p w14:paraId="75597407" w14:textId="77777777" w:rsidR="005D3190" w:rsidRDefault="005D3190"/>
    <w:p w14:paraId="03C533D2" w14:textId="77777777" w:rsidR="005D3190" w:rsidRDefault="00E85201">
      <w:pPr>
        <w:rPr>
          <w:u w:val="single"/>
        </w:rPr>
      </w:pPr>
      <w:r w:rsidRPr="00E85201">
        <w:rPr>
          <w:u w:val="single"/>
        </w:rPr>
        <w:t>Entering through csv file:</w:t>
      </w:r>
    </w:p>
    <w:p w14:paraId="3F61BBC2" w14:textId="77777777" w:rsidR="00E85201" w:rsidRPr="00E85201" w:rsidRDefault="00A540E0">
      <w:pPr>
        <w:rPr>
          <w:u w:val="single"/>
        </w:rPr>
      </w:pPr>
      <w:r>
        <w:rPr>
          <w:noProof/>
          <w:lang w:bidi="ar-SA"/>
        </w:rPr>
        <w:drawing>
          <wp:anchor distT="0" distB="0" distL="114300" distR="114300" simplePos="0" relativeHeight="251757568" behindDoc="0" locked="0" layoutInCell="1" allowOverlap="1" wp14:anchorId="2A1C14FB" wp14:editId="125DB183">
            <wp:simplePos x="0" y="0"/>
            <wp:positionH relativeFrom="column">
              <wp:posOffset>-414020</wp:posOffset>
            </wp:positionH>
            <wp:positionV relativeFrom="paragraph">
              <wp:posOffset>46990</wp:posOffset>
            </wp:positionV>
            <wp:extent cx="2047240" cy="2988945"/>
            <wp:effectExtent l="0" t="0" r="0"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47240" cy="2988945"/>
                    </a:xfrm>
                    <a:prstGeom prst="rect">
                      <a:avLst/>
                    </a:prstGeom>
                  </pic:spPr>
                </pic:pic>
              </a:graphicData>
            </a:graphic>
          </wp:anchor>
        </w:drawing>
      </w:r>
    </w:p>
    <w:p w14:paraId="236CCB5C" w14:textId="77777777" w:rsidR="005D3190" w:rsidRDefault="00A540E0">
      <w:r>
        <w:rPr>
          <w:noProof/>
          <w:lang w:bidi="ar-SA"/>
        </w:rPr>
        <w:drawing>
          <wp:anchor distT="0" distB="0" distL="114300" distR="114300" simplePos="0" relativeHeight="251758592" behindDoc="0" locked="0" layoutInCell="1" allowOverlap="1" wp14:anchorId="2F6F9747" wp14:editId="670B4A78">
            <wp:simplePos x="0" y="0"/>
            <wp:positionH relativeFrom="margin">
              <wp:posOffset>3248025</wp:posOffset>
            </wp:positionH>
            <wp:positionV relativeFrom="paragraph">
              <wp:posOffset>213360</wp:posOffset>
            </wp:positionV>
            <wp:extent cx="3131820" cy="1577975"/>
            <wp:effectExtent l="0" t="0" r="0" b="317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31820" cy="1577975"/>
                    </a:xfrm>
                    <a:prstGeom prst="rect">
                      <a:avLst/>
                    </a:prstGeom>
                  </pic:spPr>
                </pic:pic>
              </a:graphicData>
            </a:graphic>
          </wp:anchor>
        </w:drawing>
      </w:r>
    </w:p>
    <w:p w14:paraId="1FC23FA5" w14:textId="77777777" w:rsidR="005D3190" w:rsidRDefault="005D3190"/>
    <w:p w14:paraId="7A1071C2" w14:textId="77777777" w:rsidR="005D3190" w:rsidRDefault="005D3190"/>
    <w:p w14:paraId="63E910FE" w14:textId="77777777" w:rsidR="00CF1FD2" w:rsidRDefault="00CF1FD2"/>
    <w:p w14:paraId="7F3DC14D" w14:textId="77777777" w:rsidR="00CF1FD2" w:rsidRDefault="00CF1FD2"/>
    <w:p w14:paraId="7F2DAFCA" w14:textId="77777777" w:rsidR="00CF1FD2" w:rsidRDefault="00CF1FD2"/>
    <w:p w14:paraId="16BDCC4D" w14:textId="77777777" w:rsidR="00CF1FD2" w:rsidRDefault="00CF1FD2"/>
    <w:p w14:paraId="0A535974" w14:textId="77777777" w:rsidR="00CF1FD2" w:rsidRDefault="00CF1FD2"/>
    <w:p w14:paraId="3A9B6273" w14:textId="77777777" w:rsidR="00CF1FD2" w:rsidRDefault="00CF1FD2"/>
    <w:p w14:paraId="7AD962B1" w14:textId="2579C308" w:rsidR="000E563A" w:rsidRDefault="000E563A" w:rsidP="00491E9F">
      <w:pPr>
        <w:pStyle w:val="Heading2"/>
      </w:pPr>
      <w:bookmarkStart w:id="135" w:name="_Toc519240337"/>
      <w:commentRangeStart w:id="136"/>
      <w:r>
        <w:t>Marginal Change Restrictor</w:t>
      </w:r>
      <w:commentRangeEnd w:id="136"/>
      <w:r w:rsidR="0012172B">
        <w:rPr>
          <w:rStyle w:val="CommentReference"/>
          <w:rFonts w:asciiTheme="minorHAnsi" w:eastAsiaTheme="minorEastAsia" w:hAnsiTheme="minorHAnsi" w:cstheme="minorBidi"/>
          <w:b w:val="0"/>
          <w:bCs w:val="0"/>
          <w:u w:val="none"/>
        </w:rPr>
        <w:commentReference w:id="136"/>
      </w:r>
      <w:bookmarkEnd w:id="135"/>
    </w:p>
    <w:p w14:paraId="4B3BBDAE" w14:textId="4CEBC54D" w:rsidR="000E563A" w:rsidRDefault="00241A6D" w:rsidP="00C13B22">
      <w:r>
        <w:t xml:space="preserve">The marginal change restrictor prevents the signal intensities at each time from varying from the previous times’ signal intensity by more than a certain </w:t>
      </w:r>
      <w:r w:rsidR="00DC3DA6">
        <w:t xml:space="preserve">user-specified </w:t>
      </w:r>
      <w:r>
        <w:t>factor, the marginal change restriction. If there are fragment signals of consecutive times that vary by a factor larger than the marginal change restriction, the marginal change restrictor will insert interpolated data values and corresponding times between the two consecutive times that do not change by a factor larger than the marginal change restriction.</w:t>
      </w:r>
      <w:r w:rsidR="00DC3DA6">
        <w:t xml:space="preserve"> To prevent the insertion of insignificant data values, the user can specify an ignorable delta Y threshold. MSRESOLVE will not evaluate consecutive data points having a difference below this threshold.</w:t>
      </w:r>
      <w:r w:rsidR="0012172B">
        <w:t xml:space="preserve"> Additionally, at YYY data values that are equal to 0, MSRESOLVE will insert new </w:t>
      </w:r>
      <w:r w:rsidR="0012172B">
        <w:lastRenderedPageBreak/>
        <w:t>interpolated YYY data rows and the corresponding time values above and below the zero so that the values surrounding the zero are equal to half of the ignorable delta Y threshold</w:t>
      </w:r>
    </w:p>
    <w:p w14:paraId="6485872F" w14:textId="6024A5C7" w:rsidR="00DC3DA6" w:rsidRDefault="00DC3DA6" w:rsidP="00C13B22">
      <w:r>
        <w:rPr>
          <w:noProof/>
          <w:lang w:bidi="ar-SA"/>
        </w:rPr>
        <w:drawing>
          <wp:inline distT="0" distB="0" distL="0" distR="0" wp14:anchorId="60393CE7" wp14:editId="776E5377">
            <wp:extent cx="5943600" cy="706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06120"/>
                    </a:xfrm>
                    <a:prstGeom prst="rect">
                      <a:avLst/>
                    </a:prstGeom>
                  </pic:spPr>
                </pic:pic>
              </a:graphicData>
            </a:graphic>
          </wp:inline>
        </w:drawing>
      </w:r>
    </w:p>
    <w:p w14:paraId="39A804BB" w14:textId="78F8AF69" w:rsidR="00DC3DA6" w:rsidRDefault="0012172B" w:rsidP="00C13B22">
      <w:r>
        <w:rPr>
          <w:noProof/>
          <w:lang w:bidi="ar-SA"/>
        </w:rPr>
        <mc:AlternateContent>
          <mc:Choice Requires="wps">
            <w:drawing>
              <wp:anchor distT="0" distB="0" distL="114300" distR="114300" simplePos="0" relativeHeight="251793408" behindDoc="0" locked="0" layoutInCell="1" allowOverlap="1" wp14:anchorId="26931256" wp14:editId="4103BEC2">
                <wp:simplePos x="0" y="0"/>
                <wp:positionH relativeFrom="margin">
                  <wp:posOffset>2790825</wp:posOffset>
                </wp:positionH>
                <wp:positionV relativeFrom="paragraph">
                  <wp:posOffset>12700</wp:posOffset>
                </wp:positionV>
                <wp:extent cx="3151505" cy="1028700"/>
                <wp:effectExtent l="0" t="0" r="10795"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931256" id="Text Box 130" o:spid="_x0000_s1043" type="#_x0000_t202" style="position:absolute;margin-left:219.75pt;margin-top:1pt;width:248.15pt;height:81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" fillcolor="white [3201]" strokeweight=".5pt">
                <v:path arrowok="t"/>
                <v:textbo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v:textbox>
                <w10:wrap anchorx="margin"/>
              </v:shape>
            </w:pict>
          </mc:Fallback>
        </mc:AlternateContent>
      </w:r>
      <w:r w:rsidR="00DC3DA6">
        <w:rPr>
          <w:noProof/>
          <w:lang w:bidi="ar-SA"/>
        </w:rPr>
        <w:drawing>
          <wp:inline distT="0" distB="0" distL="0" distR="0" wp14:anchorId="7615519C" wp14:editId="35093821">
            <wp:extent cx="2676525" cy="5776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4136" cy="581410"/>
                    </a:xfrm>
                    <a:prstGeom prst="rect">
                      <a:avLst/>
                    </a:prstGeom>
                  </pic:spPr>
                </pic:pic>
              </a:graphicData>
            </a:graphic>
          </wp:inline>
        </w:drawing>
      </w:r>
    </w:p>
    <w:p w14:paraId="5D213994" w14:textId="662F6079" w:rsidR="0012172B" w:rsidRPr="00C13B22" w:rsidRDefault="0012172B" w:rsidP="00C13B22">
      <w:r>
        <w:rPr>
          <w:noProof/>
          <w:lang w:bidi="ar-SA"/>
        </w:rPr>
        <w:drawing>
          <wp:inline distT="0" distB="0" distL="0" distR="0" wp14:anchorId="4294FFB0" wp14:editId="688D0F95">
            <wp:extent cx="2686050" cy="33372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4704" cy="3347966"/>
                    </a:xfrm>
                    <a:prstGeom prst="rect">
                      <a:avLst/>
                    </a:prstGeom>
                  </pic:spPr>
                </pic:pic>
              </a:graphicData>
            </a:graphic>
          </wp:inline>
        </w:drawing>
      </w:r>
    </w:p>
    <w:p w14:paraId="664B07E7" w14:textId="77777777" w:rsidR="000E563A" w:rsidRDefault="000E563A" w:rsidP="00491E9F">
      <w:pPr>
        <w:pStyle w:val="Heading2"/>
      </w:pPr>
    </w:p>
    <w:p w14:paraId="6790E046" w14:textId="77777777" w:rsidR="004B7681" w:rsidRPr="00953E5D" w:rsidRDefault="004B7681" w:rsidP="004B7681">
      <w:pPr>
        <w:pStyle w:val="Heading2"/>
      </w:pPr>
      <w:bookmarkStart w:id="137" w:name="_Toc505426119"/>
      <w:bookmarkStart w:id="138" w:name="_Toc519240338"/>
      <w:r>
        <w:t>Reference Pattern Changer</w:t>
      </w:r>
      <w:r w:rsidRPr="00953E5D">
        <w:t xml:space="preserve">: </w:t>
      </w:r>
    </w:p>
    <w:p w14:paraId="3BF8D83D" w14:textId="6AABA45B" w:rsidR="004B7681" w:rsidRDefault="004B7681" w:rsidP="004B7681">
      <w:r>
        <w:t xml:space="preserve">The reference pattern changer feature uses the function </w:t>
      </w:r>
      <w:proofErr w:type="spellStart"/>
      <w:r>
        <w:t>ExtractReferencePatternFromData</w:t>
      </w:r>
      <w:proofErr w:type="spellEnd"/>
      <w:r>
        <w:t xml:space="preserve"> to manipulate a specific mass fragment for a specific molecule in the reference fragmentation pattern.  The f</w:t>
      </w:r>
      <w:r w:rsidR="004F46DC">
        <w:t>unction extracts</w:t>
      </w:r>
      <w:r w:rsidR="006C0527">
        <w:t xml:space="preserve"> average</w:t>
      </w:r>
      <w:r>
        <w:t xml:space="preserve"> ratio</w:t>
      </w:r>
      <w:r w:rsidR="004F46DC">
        <w:t>s</w:t>
      </w:r>
      <w:r w:rsidR="004C4F73">
        <w:t xml:space="preserve"> of two or more </w:t>
      </w:r>
      <w:r>
        <w:t xml:space="preserve">intensities in experimental data in a user specified time range.  </w:t>
      </w:r>
      <w:r w:rsidR="004C4F73">
        <w:t>These ratios are</w:t>
      </w:r>
      <w:r>
        <w:t xml:space="preserve"> multiplied by the </w:t>
      </w:r>
      <w:r w:rsidR="004C4F73">
        <w:t xml:space="preserve">appropriate </w:t>
      </w:r>
      <w:r>
        <w:t>reference signal in the reference fragmentation pattern and the product</w:t>
      </w:r>
      <w:r w:rsidR="00DB1792">
        <w:t>s are</w:t>
      </w:r>
      <w:r>
        <w:t xml:space="preserve"> used as the new reference signal</w:t>
      </w:r>
      <w:r w:rsidR="00DB1792">
        <w:t>s</w:t>
      </w:r>
      <w:r>
        <w:t xml:space="preserve">.  This feature is useful when the ratio between two signals </w:t>
      </w:r>
      <w:proofErr w:type="gramStart"/>
      <w:r>
        <w:t>differ</w:t>
      </w:r>
      <w:proofErr w:type="gramEnd"/>
      <w:r>
        <w:t xml:space="preserve"> within different time ranges.  The user can extract the ratio in one time range and apply it to the entire data set by manipulating that mass fragment’s reference signal.</w:t>
      </w:r>
      <w:r w:rsidR="000B5473">
        <w:t xml:space="preserve">  </w:t>
      </w:r>
    </w:p>
    <w:p w14:paraId="548C6AD5" w14:textId="2B9330AC" w:rsidR="004B7681" w:rsidRDefault="004B7681" w:rsidP="004B7681">
      <w:r>
        <w:t>Shown is an example using truncated data from a sample gathered during a reaction involving acetaldehyde, ethanol, and crotyl alcohol</w:t>
      </w:r>
      <w:r w:rsidR="007D5AEF">
        <w:t>.</w:t>
      </w:r>
    </w:p>
    <w:p w14:paraId="16943E20" w14:textId="77777777" w:rsidR="004B7681" w:rsidRDefault="004B7681" w:rsidP="004B7681"/>
    <w:bookmarkEnd w:id="137"/>
    <w:p w14:paraId="7901BB59" w14:textId="7970EF34" w:rsidR="00FD39A0" w:rsidRDefault="00B27E27" w:rsidP="0050718E">
      <w:r>
        <w:rPr>
          <w:noProof/>
          <w:lang w:bidi="ar-SA"/>
        </w:rPr>
        <mc:AlternateContent>
          <mc:Choice Requires="wps">
            <w:drawing>
              <wp:anchor distT="45720" distB="45720" distL="114300" distR="114300" simplePos="0" relativeHeight="251813888" behindDoc="0" locked="0" layoutInCell="1" allowOverlap="1" wp14:anchorId="48DE2536" wp14:editId="3D9D0132">
                <wp:simplePos x="0" y="0"/>
                <wp:positionH relativeFrom="margin">
                  <wp:posOffset>2780665</wp:posOffset>
                </wp:positionH>
                <wp:positionV relativeFrom="paragraph">
                  <wp:posOffset>208280</wp:posOffset>
                </wp:positionV>
                <wp:extent cx="2657475" cy="676275"/>
                <wp:effectExtent l="0" t="0" r="28575"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76275"/>
                        </a:xfrm>
                        <a:prstGeom prst="rect">
                          <a:avLst/>
                        </a:prstGeom>
                        <a:solidFill>
                          <a:srgbClr val="FFFFFF"/>
                        </a:solidFill>
                        <a:ln w="9525">
                          <a:solidFill>
                            <a:srgbClr val="000000"/>
                          </a:solidFill>
                          <a:miter lim="800000"/>
                          <a:headEnd/>
                          <a:tailEnd/>
                        </a:ln>
                      </wps:spPr>
                      <wps:txbx>
                        <w:txbxContent>
                          <w:p w14:paraId="1573AF43" w14:textId="1F7E9CCA" w:rsidR="00FA4E14" w:rsidRDefault="00FA4E14">
                            <w:r>
                              <w:t>(Left) Graph showing preprocessed signals across temperature in experimental data for mass 57 and mass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E2536" id="Text Box 2" o:spid="_x0000_s1044" type="#_x0000_t202" style="position:absolute;margin-left:218.95pt;margin-top:16.4pt;width:209.25pt;height:53.2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">
                <v:textbox>
                  <w:txbxContent>
                    <w:p w14:paraId="1573AF43" w14:textId="1F7E9CCA" w:rsidR="00FA4E14" w:rsidRDefault="00FA4E14">
                      <w:r>
                        <w:t>(Left) Graph showing preprocessed signals across temperature in experimental data for mass 57 and mass 70</w:t>
                      </w:r>
                    </w:p>
                  </w:txbxContent>
                </v:textbox>
                <w10:wrap type="square" anchorx="margin"/>
              </v:shape>
            </w:pict>
          </mc:Fallback>
        </mc:AlternateContent>
      </w:r>
      <w:r w:rsidR="00FD39A0">
        <w:rPr>
          <w:noProof/>
          <w:lang w:bidi="ar-SA"/>
        </w:rPr>
        <w:drawing>
          <wp:inline distT="0" distB="0" distL="0" distR="0" wp14:anchorId="5A50D6C3" wp14:editId="6A4BCCEE">
            <wp:extent cx="2305050" cy="139913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8568" cy="1407340"/>
                    </a:xfrm>
                    <a:prstGeom prst="rect">
                      <a:avLst/>
                    </a:prstGeom>
                  </pic:spPr>
                </pic:pic>
              </a:graphicData>
            </a:graphic>
          </wp:inline>
        </w:drawing>
      </w:r>
    </w:p>
    <w:p w14:paraId="2B4C194E" w14:textId="32A9F3C2" w:rsidR="00AA2D09" w:rsidRDefault="00B27E27" w:rsidP="0050718E">
      <w:r>
        <w:rPr>
          <w:noProof/>
          <w:lang w:bidi="ar-SA"/>
        </w:rPr>
        <mc:AlternateContent>
          <mc:Choice Requires="wps">
            <w:drawing>
              <wp:anchor distT="45720" distB="45720" distL="114300" distR="114300" simplePos="0" relativeHeight="251815936" behindDoc="0" locked="0" layoutInCell="1" allowOverlap="1" wp14:anchorId="3CF934F7" wp14:editId="2329D319">
                <wp:simplePos x="0" y="0"/>
                <wp:positionH relativeFrom="margin">
                  <wp:align>center</wp:align>
                </wp:positionH>
                <wp:positionV relativeFrom="paragraph">
                  <wp:posOffset>144780</wp:posOffset>
                </wp:positionV>
                <wp:extent cx="2360930" cy="247650"/>
                <wp:effectExtent l="0" t="0" r="2286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197EC792" w14:textId="483801CA" w:rsidR="00FA4E14" w:rsidRDefault="00FA4E14">
                            <w:r>
                              <w:t>(Below) Truncated Reference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F934F7" id="_x0000_s1045" type="#_x0000_t202" style="position:absolute;margin-left:0;margin-top:11.4pt;width:185.9pt;height:19.5pt;z-index:251815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EFJw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">
                <v:textbox>
                  <w:txbxContent>
                    <w:p w14:paraId="197EC792" w14:textId="483801CA" w:rsidR="00FA4E14" w:rsidRDefault="00FA4E14">
                      <w:r>
                        <w:t>(Below) Truncated Reference Data</w:t>
                      </w:r>
                    </w:p>
                  </w:txbxContent>
                </v:textbox>
                <w10:wrap type="square" anchorx="margin"/>
              </v:shape>
            </w:pict>
          </mc:Fallback>
        </mc:AlternateContent>
      </w:r>
    </w:p>
    <w:p w14:paraId="22662D02" w14:textId="0CCB6C64" w:rsidR="00FD39A0" w:rsidRDefault="006C0527" w:rsidP="0050718E">
      <w:r>
        <w:rPr>
          <w:noProof/>
          <w:lang w:bidi="ar-SA"/>
        </w:rPr>
        <w:drawing>
          <wp:inline distT="0" distB="0" distL="0" distR="0" wp14:anchorId="0EBCE71F" wp14:editId="40CCA584">
            <wp:extent cx="5943600" cy="18040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4035"/>
                    </a:xfrm>
                    <a:prstGeom prst="rect">
                      <a:avLst/>
                    </a:prstGeom>
                  </pic:spPr>
                </pic:pic>
              </a:graphicData>
            </a:graphic>
          </wp:inline>
        </w:drawing>
      </w:r>
    </w:p>
    <w:p w14:paraId="79E60BCB" w14:textId="08FE607F" w:rsidR="004B7681" w:rsidRDefault="00F44D89" w:rsidP="0050718E">
      <w:r>
        <w:t xml:space="preserve">Notice the ratios between the two signals are changing from 475 to 625.  This is probably due to there being more than one chemical species </w:t>
      </w:r>
      <w:r w:rsidR="00E1755D">
        <w:t>in the spectrum</w:t>
      </w:r>
      <w:r>
        <w:t xml:space="preserve">.  From 625 to 750 the ratios appear to be steady </w:t>
      </w:r>
      <w:proofErr w:type="gramStart"/>
      <w:r w:rsidR="00492414">
        <w:t>and in this example</w:t>
      </w:r>
      <w:proofErr w:type="gramEnd"/>
      <w:r w:rsidR="00492414">
        <w:t xml:space="preserve"> will be interpreted to mean that </w:t>
      </w:r>
      <w:r>
        <w:t xml:space="preserve">there is probably only one chemical species present.  </w:t>
      </w:r>
      <w:r w:rsidR="006118DB">
        <w:t>In this example, we will take it as a given that crotyl alcohol is present.  Since mass fragment 57 is unique to crotyl alcohol, we can assume crotyl alcohol is the only species present from 625 to 700</w:t>
      </w:r>
      <w:r w:rsidR="00120C01">
        <w:t>, and that the peak of mass 70 from 475 to 625 represents the presence of some other species</w:t>
      </w:r>
      <w:r w:rsidR="006118DB">
        <w:t xml:space="preserve">.  </w:t>
      </w:r>
      <w:r>
        <w:t xml:space="preserve">Suppose the NIST reference files might not have the same response as our mass spectrometer.  </w:t>
      </w:r>
      <w:proofErr w:type="gramStart"/>
      <w:r>
        <w:t>So</w:t>
      </w:r>
      <w:proofErr w:type="gramEnd"/>
      <w:r>
        <w:t xml:space="preserve"> we need to account for this difference.  This ratio can be extracted and applied throughout the data set to account for crotyl alcohol’s contribution.</w:t>
      </w:r>
      <w:r w:rsidR="00492414">
        <w:t xml:space="preserve">  </w:t>
      </w:r>
      <w:r w:rsidR="00A97BFD">
        <w:t>After</w:t>
      </w:r>
      <w:r w:rsidR="00120C01">
        <w:t xml:space="preserve"> extracting this r</w:t>
      </w:r>
      <w:r w:rsidR="00A97BFD">
        <w:t>atio, we can then</w:t>
      </w:r>
      <w:r w:rsidR="00120C01">
        <w:t xml:space="preserve"> remove crotyl alcohol’s contribution </w:t>
      </w:r>
      <w:r w:rsidR="00A97BFD">
        <w:t xml:space="preserve">from all masses </w:t>
      </w:r>
      <w:r w:rsidR="00120C01">
        <w:t xml:space="preserve">which, in this example, </w:t>
      </w:r>
      <w:r w:rsidR="00A97BFD">
        <w:t xml:space="preserve">would </w:t>
      </w:r>
      <w:r w:rsidR="00C142E6">
        <w:t>enable the remaining masses (mass 70 in this case) to be representative of solely the other species present</w:t>
      </w:r>
      <w:r w:rsidR="00120C01">
        <w:t xml:space="preserve">.  </w:t>
      </w:r>
      <w:proofErr w:type="gramStart"/>
      <w:r w:rsidR="004B7681">
        <w:t>So</w:t>
      </w:r>
      <w:proofErr w:type="gramEnd"/>
      <w:r w:rsidR="004B7681">
        <w:t xml:space="preserve"> the user would input in the user input file as follows:</w:t>
      </w:r>
    </w:p>
    <w:p w14:paraId="1047C6E8" w14:textId="22F2E8EA" w:rsidR="004B7681" w:rsidRDefault="004B7681" w:rsidP="0050718E">
      <w:r>
        <w:rPr>
          <w:noProof/>
          <w:lang w:bidi="ar-SA"/>
        </w:rPr>
        <mc:AlternateContent>
          <mc:Choice Requires="wps">
            <w:drawing>
              <wp:anchor distT="45720" distB="45720" distL="114300" distR="114300" simplePos="0" relativeHeight="251817984" behindDoc="0" locked="0" layoutInCell="1" allowOverlap="1" wp14:anchorId="5BDE1EFD" wp14:editId="2B67C984">
                <wp:simplePos x="0" y="0"/>
                <wp:positionH relativeFrom="column">
                  <wp:posOffset>3324225</wp:posOffset>
                </wp:positionH>
                <wp:positionV relativeFrom="paragraph">
                  <wp:posOffset>0</wp:posOffset>
                </wp:positionV>
                <wp:extent cx="2360930" cy="1219200"/>
                <wp:effectExtent l="0" t="0" r="2286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DE1EFD" id="_x0000_s1046" type="#_x0000_t202" style="position:absolute;margin-left:261.75pt;margin-top:0;width:185.9pt;height:96pt;z-index:25181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">
                <v:textbo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v:textbox>
                <w10:wrap type="square"/>
              </v:shape>
            </w:pict>
          </mc:Fallback>
        </mc:AlternateContent>
      </w:r>
      <w:r>
        <w:rPr>
          <w:noProof/>
          <w:lang w:bidi="ar-SA"/>
        </w:rPr>
        <w:drawing>
          <wp:inline distT="0" distB="0" distL="0" distR="0" wp14:anchorId="6320CADA" wp14:editId="7C12F318">
            <wp:extent cx="3028950" cy="1162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950" cy="1162050"/>
                    </a:xfrm>
                    <a:prstGeom prst="rect">
                      <a:avLst/>
                    </a:prstGeom>
                  </pic:spPr>
                </pic:pic>
              </a:graphicData>
            </a:graphic>
          </wp:inline>
        </w:drawing>
      </w:r>
    </w:p>
    <w:p w14:paraId="5E9B6985" w14:textId="77777777" w:rsidR="006C0527" w:rsidRDefault="006C0527" w:rsidP="0050718E"/>
    <w:p w14:paraId="0B2C049D" w14:textId="77777777" w:rsidR="006C0527" w:rsidRDefault="006C0527" w:rsidP="0050718E"/>
    <w:p w14:paraId="7781B2C2" w14:textId="77777777" w:rsidR="00ED2B07" w:rsidRDefault="00ED2B07" w:rsidP="0050718E"/>
    <w:p w14:paraId="45B3B868" w14:textId="77777777" w:rsidR="00ED2B07" w:rsidRDefault="00ED2B07" w:rsidP="0050718E"/>
    <w:p w14:paraId="1AB65868" w14:textId="77777777" w:rsidR="00ED2B07" w:rsidRDefault="00ED2B07" w:rsidP="0050718E"/>
    <w:p w14:paraId="5AA6BD9A" w14:textId="780D035F" w:rsidR="006C0527" w:rsidRDefault="006C0527" w:rsidP="0050718E">
      <w:r>
        <w:t>Now the reference data looks like this:</w:t>
      </w:r>
    </w:p>
    <w:p w14:paraId="49C4A0C0" w14:textId="488F3366" w:rsidR="006C0527" w:rsidRDefault="006C0527" w:rsidP="0050718E">
      <w:r>
        <w:rPr>
          <w:noProof/>
          <w:lang w:bidi="ar-SA"/>
        </w:rPr>
        <w:drawing>
          <wp:inline distT="0" distB="0" distL="0" distR="0" wp14:anchorId="7FED3288" wp14:editId="628065B8">
            <wp:extent cx="5943600" cy="20497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49780"/>
                    </a:xfrm>
                    <a:prstGeom prst="rect">
                      <a:avLst/>
                    </a:prstGeom>
                  </pic:spPr>
                </pic:pic>
              </a:graphicData>
            </a:graphic>
          </wp:inline>
        </w:drawing>
      </w:r>
    </w:p>
    <w:p w14:paraId="6C2F6BE8" w14:textId="1338DF2E" w:rsidR="006C0527" w:rsidRDefault="006C0527" w:rsidP="0050718E">
      <w:r>
        <w:t>Note</w:t>
      </w:r>
      <w:r w:rsidR="00ED2B07">
        <w:t>:</w:t>
      </w:r>
      <w:r>
        <w:t xml:space="preserve"> mass 70 has been changed to about 215</w:t>
      </w:r>
    </w:p>
    <w:p w14:paraId="6DC46DD9" w14:textId="7391136C" w:rsidR="005636E7" w:rsidRDefault="00E6666D" w:rsidP="0050718E">
      <w:r>
        <w:rPr>
          <w:noProof/>
          <w:lang w:bidi="ar-SA"/>
        </w:rPr>
        <mc:AlternateContent>
          <mc:Choice Requires="wps">
            <w:drawing>
              <wp:anchor distT="45720" distB="45720" distL="114300" distR="114300" simplePos="0" relativeHeight="251820032" behindDoc="0" locked="0" layoutInCell="1" allowOverlap="1" wp14:anchorId="7939C1C3" wp14:editId="1AA6FCB1">
                <wp:simplePos x="0" y="0"/>
                <wp:positionH relativeFrom="margin">
                  <wp:posOffset>3448050</wp:posOffset>
                </wp:positionH>
                <wp:positionV relativeFrom="paragraph">
                  <wp:posOffset>629285</wp:posOffset>
                </wp:positionV>
                <wp:extent cx="2360930" cy="1238250"/>
                <wp:effectExtent l="0" t="0" r="2286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8250"/>
                        </a:xfrm>
                        <a:prstGeom prst="rect">
                          <a:avLst/>
                        </a:prstGeom>
                        <a:solidFill>
                          <a:srgbClr val="FFFFFF"/>
                        </a:solidFill>
                        <a:ln w="9525">
                          <a:solidFill>
                            <a:srgbClr val="000000"/>
                          </a:solidFill>
                          <a:miter lim="800000"/>
                          <a:headEnd/>
                          <a:tailEnd/>
                        </a:ln>
                      </wps:spPr>
                      <wps:txb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9C1C3" id="_x0000_s1047" type="#_x0000_t202" style="position:absolute;margin-left:271.5pt;margin-top:49.55pt;width:185.9pt;height:97.5pt;z-index:251820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O2KA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">
                <v:textbo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v:textbox>
                <w10:wrap type="square" anchorx="margin"/>
              </v:shape>
            </w:pict>
          </mc:Fallback>
        </mc:AlternateContent>
      </w:r>
      <w:r w:rsidR="006C0527">
        <w:t xml:space="preserve">If the user wishes to change two (or more mass fragments) with the base mass </w:t>
      </w:r>
      <w:proofErr w:type="gramStart"/>
      <w:r w:rsidR="006C0527">
        <w:t>fragment</w:t>
      </w:r>
      <w:proofErr w:type="gramEnd"/>
      <w:r w:rsidR="006C0527">
        <w:t xml:space="preserve"> then he/she should use the syntax on the </w:t>
      </w:r>
      <w:r w:rsidR="005636E7">
        <w:t>top.</w:t>
      </w:r>
      <w:r w:rsidR="006C0527">
        <w:t xml:space="preserve">  If the user wishes to change more than one </w:t>
      </w:r>
      <w:proofErr w:type="gramStart"/>
      <w:r w:rsidR="006C0527">
        <w:t>molecule</w:t>
      </w:r>
      <w:proofErr w:type="gramEnd"/>
      <w:r w:rsidR="006C0527">
        <w:t xml:space="preserve"> they should use the syntax on </w:t>
      </w:r>
      <w:r w:rsidR="005636E7">
        <w:t>the bottom</w:t>
      </w:r>
      <w:r w:rsidR="006C0527">
        <w:t>.</w:t>
      </w:r>
    </w:p>
    <w:p w14:paraId="606A5377" w14:textId="38A51D49" w:rsidR="00ED2B07" w:rsidRDefault="005636E7" w:rsidP="0050718E">
      <w:r>
        <w:rPr>
          <w:noProof/>
          <w:lang w:bidi="ar-SA"/>
        </w:rPr>
        <w:drawing>
          <wp:inline distT="0" distB="0" distL="0" distR="0" wp14:anchorId="27174A84" wp14:editId="7AA0066E">
            <wp:extent cx="2762250" cy="11525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250" cy="1152525"/>
                    </a:xfrm>
                    <a:prstGeom prst="rect">
                      <a:avLst/>
                    </a:prstGeom>
                  </pic:spPr>
                </pic:pic>
              </a:graphicData>
            </a:graphic>
          </wp:inline>
        </w:drawing>
      </w:r>
    </w:p>
    <w:p w14:paraId="22840721" w14:textId="3036266F" w:rsidR="00ED2B07" w:rsidRDefault="00ED2B07" w:rsidP="0050718E"/>
    <w:p w14:paraId="708D1D86" w14:textId="286D4A51" w:rsidR="005636E7" w:rsidRDefault="00ED2B07" w:rsidP="0050718E">
      <w:r>
        <w:rPr>
          <w:noProof/>
          <w:lang w:bidi="ar-SA"/>
        </w:rPr>
        <w:lastRenderedPageBreak/>
        <mc:AlternateContent>
          <mc:Choice Requires="wps">
            <w:drawing>
              <wp:anchor distT="45720" distB="45720" distL="114300" distR="114300" simplePos="0" relativeHeight="251822080" behindDoc="0" locked="0" layoutInCell="1" allowOverlap="1" wp14:anchorId="6BBB985B" wp14:editId="38E15C60">
                <wp:simplePos x="0" y="0"/>
                <wp:positionH relativeFrom="column">
                  <wp:posOffset>3476625</wp:posOffset>
                </wp:positionH>
                <wp:positionV relativeFrom="paragraph">
                  <wp:posOffset>151765</wp:posOffset>
                </wp:positionV>
                <wp:extent cx="2360930" cy="132397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3975"/>
                        </a:xfrm>
                        <a:prstGeom prst="rect">
                          <a:avLst/>
                        </a:prstGeom>
                        <a:solidFill>
                          <a:srgbClr val="FFFFFF"/>
                        </a:solidFill>
                        <a:ln w="9525">
                          <a:solidFill>
                            <a:srgbClr val="000000"/>
                          </a:solidFill>
                          <a:miter lim="800000"/>
                          <a:headEnd/>
                          <a:tailEnd/>
                        </a:ln>
                      </wps:spPr>
                      <wps:txb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BB985B" id="_x0000_s1048" type="#_x0000_t202" style="position:absolute;margin-left:273.75pt;margin-top:11.95pt;width:185.9pt;height:104.25pt;z-index:251822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aJKAIAAE8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">
                <v:textbo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v:textbox>
                <w10:wrap type="square"/>
              </v:shape>
            </w:pict>
          </mc:Fallback>
        </mc:AlternateContent>
      </w:r>
      <w:r w:rsidR="005636E7">
        <w:rPr>
          <w:noProof/>
          <w:lang w:bidi="ar-SA"/>
        </w:rPr>
        <w:drawing>
          <wp:inline distT="0" distB="0" distL="0" distR="0" wp14:anchorId="1041C616" wp14:editId="00B8E9E9">
            <wp:extent cx="3219450" cy="14954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450" cy="1495425"/>
                    </a:xfrm>
                    <a:prstGeom prst="rect">
                      <a:avLst/>
                    </a:prstGeom>
                  </pic:spPr>
                </pic:pic>
              </a:graphicData>
            </a:graphic>
          </wp:inline>
        </w:drawing>
      </w:r>
    </w:p>
    <w:p w14:paraId="7E86C161" w14:textId="77777777" w:rsidR="003F5535" w:rsidRDefault="003F5535" w:rsidP="0050718E"/>
    <w:p w14:paraId="67CCCB34" w14:textId="77777777" w:rsidR="003F5535" w:rsidRDefault="003F5535" w:rsidP="0050718E"/>
    <w:p w14:paraId="369C6B13" w14:textId="77777777" w:rsidR="003F5535" w:rsidRDefault="003F5535" w:rsidP="0050718E"/>
    <w:p w14:paraId="089469AE" w14:textId="77777777" w:rsidR="003F5535" w:rsidRDefault="003F5535" w:rsidP="0050718E"/>
    <w:p w14:paraId="16D13D7F" w14:textId="77777777" w:rsidR="00D4498C" w:rsidRPr="009C1193" w:rsidRDefault="00B91C7B" w:rsidP="00491E9F">
      <w:pPr>
        <w:pStyle w:val="Heading2"/>
      </w:pPr>
      <w:bookmarkStart w:id="139" w:name="_Toc519240339"/>
      <w:bookmarkEnd w:id="138"/>
      <w:r w:rsidRPr="009C1193">
        <w:t>Mass Fragmentation Threshold:</w:t>
      </w:r>
      <w:bookmarkEnd w:id="139"/>
      <w:r w:rsidRPr="009C1193">
        <w:t xml:space="preserve"> </w:t>
      </w:r>
    </w:p>
    <w:p w14:paraId="7430F5B2" w14:textId="77777777" w:rsidR="00D4498C" w:rsidRDefault="00D4498C">
      <w:r>
        <w:t>The Mass Fragmentation Thresh</w:t>
      </w:r>
      <w:r w:rsidR="00B42275">
        <w:t>old option removes all consideration of mass fragments that are below the entered numerical relevance for the evaluated molecules. By using a mass fragment threshold</w:t>
      </w:r>
      <w:r w:rsidR="00F458AE">
        <w:t>,</w:t>
      </w:r>
      <w:r w:rsidR="00B42275">
        <w:t xml:space="preserve"> the user can remove the consideration of minor, less important mass fragments,</w:t>
      </w:r>
      <w:r w:rsidR="00D43D16">
        <w:t xml:space="preserve"> which can play an exaggerated </w:t>
      </w:r>
      <w:r w:rsidR="00B42275">
        <w:t xml:space="preserve">role in </w:t>
      </w:r>
      <w:r w:rsidR="00D43D16">
        <w:t>the calculation of concentrations</w:t>
      </w:r>
      <w:r w:rsidR="00B42275">
        <w:t xml:space="preserve"> than their importance deserves.  </w:t>
      </w:r>
    </w:p>
    <w:p w14:paraId="154EA63A" w14:textId="77777777" w:rsidR="009C1193" w:rsidRDefault="009C1193"/>
    <w:p w14:paraId="054BBC97" w14:textId="77777777" w:rsidR="00B42275" w:rsidRDefault="00B42275">
      <w:r>
        <w:t>The same data set discussed in the previous method discussion will</w:t>
      </w:r>
      <w:r w:rsidR="00D43D16">
        <w:t xml:space="preserve"> be used as an example here:</w:t>
      </w:r>
    </w:p>
    <w:p w14:paraId="458EA534" w14:textId="77777777" w:rsidR="00D43D16" w:rsidRDefault="00D43D16" w:rsidP="0006775A">
      <w:pPr>
        <w:ind w:left="720"/>
      </w:pPr>
      <w:r>
        <w:t>A</w:t>
      </w:r>
      <w:r w:rsidRPr="00D43D16">
        <w:t xml:space="preserve"> theoretical data set modeling the reaction of </w:t>
      </w:r>
      <w:r w:rsidR="00F458AE">
        <w:t>m</w:t>
      </w:r>
      <w:r w:rsidRPr="00D43D16">
        <w:t>ethanol and oxygen</w:t>
      </w:r>
      <w:r w:rsidR="00F458AE">
        <w:t xml:space="preserve"> </w:t>
      </w:r>
      <w:r w:rsidR="00386E7A">
        <w:t>(roughly twice as much initial methanol as oxygen)</w:t>
      </w:r>
      <w:r w:rsidRPr="00D43D16">
        <w:t xml:space="preserve"> to generate </w:t>
      </w:r>
      <w:r w:rsidR="00F458AE">
        <w:t>f</w:t>
      </w:r>
      <w:r w:rsidRPr="00D43D16">
        <w:t xml:space="preserve">ormaldehyde is analyzed by the MSRESOLVE program. Initially, in the theoretical data, there is no </w:t>
      </w:r>
      <w:r w:rsidR="00F458AE">
        <w:t>f</w:t>
      </w:r>
      <w:r w:rsidRPr="00D43D16">
        <w:t>ormaldehyde present. With no preprocessing functions enable</w:t>
      </w:r>
      <w:r w:rsidR="00F458AE">
        <w:t>d</w:t>
      </w:r>
      <w:r w:rsidRPr="00D43D16">
        <w:t>, the initial profiles generated by the MSRESOLVE program are surprising. Formaldehyde is shown to have a higher concentration than any other molecule, and its concentration is shown to be decreasing.</w:t>
      </w:r>
    </w:p>
    <w:p w14:paraId="0C648626" w14:textId="77777777" w:rsidR="009C0518" w:rsidRDefault="00E40EB3">
      <w:r>
        <w:t>After observing the involved molecules</w:t>
      </w:r>
      <w:r w:rsidR="00F458AE">
        <w:t>’</w:t>
      </w:r>
      <w:r>
        <w:t xml:space="preserve"> mass fragmentation </w:t>
      </w:r>
      <w:proofErr w:type="gramStart"/>
      <w:r>
        <w:t>pattern</w:t>
      </w:r>
      <w:r w:rsidR="00C95057">
        <w:t>s</w:t>
      </w:r>
      <w:proofErr w:type="gramEnd"/>
      <w:r>
        <w:t xml:space="preserve"> it seems reasonable to postulate that perhaps the many overlapping mass fragments </w:t>
      </w:r>
      <w:r w:rsidR="00F458AE">
        <w:t>—</w:t>
      </w:r>
      <w:r>
        <w:t xml:space="preserve"> most of which are minor in value</w:t>
      </w:r>
      <w:r w:rsidR="00F458AE">
        <w:t xml:space="preserve"> — </w:t>
      </w:r>
      <w:r>
        <w:t xml:space="preserve">are somehow distorting MSRESOLVE’s analysis. </w:t>
      </w:r>
      <w:r w:rsidR="00C95057">
        <w:t>Especially</w:t>
      </w:r>
      <w:r>
        <w:t xml:space="preserve"> since in this theoretical </w:t>
      </w:r>
      <w:r w:rsidR="00C95057">
        <w:t>exercise,</w:t>
      </w:r>
      <w:r>
        <w:t xml:space="preserve"> all mass fragments possible were recorded a</w:t>
      </w:r>
      <w:r w:rsidR="00C95057">
        <w:t xml:space="preserve">nd utilized in the initial </w:t>
      </w:r>
      <w:r>
        <w:t>calculation</w:t>
      </w:r>
      <w:r w:rsidR="00C95057">
        <w:t>s</w:t>
      </w:r>
      <w:r>
        <w:t xml:space="preserve">. </w:t>
      </w:r>
    </w:p>
    <w:p w14:paraId="077B1382" w14:textId="1072F416" w:rsidR="00CF1FD2" w:rsidRDefault="00A540E0">
      <w:pPr>
        <w:rPr>
          <w:noProof/>
        </w:rPr>
      </w:pPr>
      <w:r>
        <w:rPr>
          <w:noProof/>
          <w:lang w:bidi="ar-SA"/>
        </w:rPr>
        <w:lastRenderedPageBreak/>
        <w:drawing>
          <wp:anchor distT="0" distB="0" distL="114300" distR="114300" simplePos="0" relativeHeight="251718656" behindDoc="0" locked="0" layoutInCell="1" allowOverlap="1" wp14:anchorId="52FDA232" wp14:editId="674435F9">
            <wp:simplePos x="0" y="0"/>
            <wp:positionH relativeFrom="column">
              <wp:posOffset>4629150</wp:posOffset>
            </wp:positionH>
            <wp:positionV relativeFrom="paragraph">
              <wp:posOffset>111125</wp:posOffset>
            </wp:positionV>
            <wp:extent cx="2080260" cy="2514600"/>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21728" behindDoc="0" locked="0" layoutInCell="1" allowOverlap="1" wp14:anchorId="3ED77B2E" wp14:editId="1FEADED2">
                <wp:simplePos x="0" y="0"/>
                <wp:positionH relativeFrom="column">
                  <wp:posOffset>2611755</wp:posOffset>
                </wp:positionH>
                <wp:positionV relativeFrom="paragraph">
                  <wp:posOffset>10795</wp:posOffset>
                </wp:positionV>
                <wp:extent cx="1729105" cy="2770505"/>
                <wp:effectExtent l="0" t="0"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105" cy="277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w:t>
                            </w:r>
                            <w:proofErr w:type="gramStart"/>
                            <w:r>
                              <w:t>mass</w:t>
                            </w:r>
                            <w:proofErr w:type="gramEnd"/>
                            <w:r>
                              <w:t xml:space="preserve"> fragments-but this is a theoretical exercise). </w:t>
                            </w:r>
                          </w:p>
                          <w:p w14:paraId="411CF39F" w14:textId="77777777" w:rsidR="00FA4E14" w:rsidRDefault="00FA4E14">
                            <w:r>
                              <w:t xml:space="preserve">(Left) the results from the first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D77B2E" id="Text Box 70" o:spid="_x0000_s1049" type="#_x0000_t202" style="position:absolute;margin-left:205.65pt;margin-top:.85pt;width:136.15pt;height:2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" fillcolor="white [3201]" strokeweight=".5pt">
                <v:path arrowok="t"/>
                <v:textbo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FA4E14" w:rsidRDefault="00FA4E14">
                      <w:r>
                        <w:t xml:space="preserve">(Left) the results from the first calculations. </w:t>
                      </w:r>
                    </w:p>
                  </w:txbxContent>
                </v:textbox>
              </v:shape>
            </w:pict>
          </mc:Fallback>
        </mc:AlternateContent>
      </w:r>
      <w:r>
        <w:rPr>
          <w:noProof/>
          <w:lang w:bidi="ar-SA"/>
        </w:rPr>
        <w:drawing>
          <wp:anchor distT="0" distB="0" distL="114300" distR="114300" simplePos="0" relativeHeight="251719680" behindDoc="0" locked="0" layoutInCell="1" allowOverlap="1" wp14:anchorId="6B9D78DD" wp14:editId="1332985F">
            <wp:simplePos x="0" y="0"/>
            <wp:positionH relativeFrom="column">
              <wp:posOffset>-742950</wp:posOffset>
            </wp:positionH>
            <wp:positionV relativeFrom="paragraph">
              <wp:posOffset>73025</wp:posOffset>
            </wp:positionV>
            <wp:extent cx="3145790" cy="2352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5790" cy="2352675"/>
                    </a:xfrm>
                    <a:prstGeom prst="rect">
                      <a:avLst/>
                    </a:prstGeom>
                    <a:noFill/>
                  </pic:spPr>
                </pic:pic>
              </a:graphicData>
            </a:graphic>
          </wp:anchor>
        </w:drawing>
      </w:r>
      <w:r w:rsidR="00D43D16" w:rsidRPr="00D43D16">
        <w:rPr>
          <w:noProof/>
        </w:rPr>
        <w:t xml:space="preserve"> </w:t>
      </w:r>
    </w:p>
    <w:p w14:paraId="17A82271" w14:textId="77777777" w:rsidR="00E40EB3" w:rsidRDefault="00E40EB3">
      <w:pPr>
        <w:rPr>
          <w:noProof/>
        </w:rPr>
      </w:pPr>
    </w:p>
    <w:p w14:paraId="283E1614" w14:textId="77777777" w:rsidR="00E40EB3" w:rsidRDefault="00E40EB3">
      <w:pPr>
        <w:rPr>
          <w:noProof/>
        </w:rPr>
      </w:pPr>
    </w:p>
    <w:p w14:paraId="70E1CC9D" w14:textId="77777777" w:rsidR="00E40EB3" w:rsidRDefault="00E40EB3">
      <w:pPr>
        <w:rPr>
          <w:noProof/>
        </w:rPr>
      </w:pPr>
    </w:p>
    <w:p w14:paraId="21738A97" w14:textId="77777777" w:rsidR="00E40EB3" w:rsidRDefault="00E40EB3">
      <w:pPr>
        <w:rPr>
          <w:noProof/>
        </w:rPr>
      </w:pPr>
    </w:p>
    <w:p w14:paraId="68987787" w14:textId="77777777" w:rsidR="00E40EB3" w:rsidRDefault="00E40EB3">
      <w:pPr>
        <w:rPr>
          <w:noProof/>
        </w:rPr>
      </w:pPr>
    </w:p>
    <w:p w14:paraId="3C2E6A7B" w14:textId="77777777" w:rsidR="00E40EB3" w:rsidRDefault="00E40EB3">
      <w:pPr>
        <w:rPr>
          <w:noProof/>
        </w:rPr>
      </w:pPr>
    </w:p>
    <w:p w14:paraId="5BB7D4DD" w14:textId="77777777" w:rsidR="00E40EB3" w:rsidRDefault="00E40EB3">
      <w:pPr>
        <w:rPr>
          <w:noProof/>
        </w:rPr>
      </w:pPr>
    </w:p>
    <w:p w14:paraId="366DF681" w14:textId="77777777" w:rsidR="00E40EB3" w:rsidRDefault="00E40EB3">
      <w:pPr>
        <w:rPr>
          <w:noProof/>
        </w:rPr>
      </w:pPr>
    </w:p>
    <w:p w14:paraId="339692FF" w14:textId="77777777" w:rsidR="00E40EB3" w:rsidRDefault="00A540E0">
      <w:pPr>
        <w:rPr>
          <w:noProof/>
        </w:rPr>
      </w:pPr>
      <w:r>
        <w:rPr>
          <w:noProof/>
          <w:lang w:bidi="ar-SA"/>
        </w:rPr>
        <w:drawing>
          <wp:anchor distT="0" distB="0" distL="114300" distR="114300" simplePos="0" relativeHeight="251720704" behindDoc="0" locked="0" layoutInCell="1" allowOverlap="1" wp14:anchorId="170C1F26" wp14:editId="4713B5D8">
            <wp:simplePos x="0" y="0"/>
            <wp:positionH relativeFrom="column">
              <wp:posOffset>-133350</wp:posOffset>
            </wp:positionH>
            <wp:positionV relativeFrom="paragraph">
              <wp:posOffset>211455</wp:posOffset>
            </wp:positionV>
            <wp:extent cx="5076825" cy="1672590"/>
            <wp:effectExtent l="0" t="0" r="952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6825" cy="1672590"/>
                    </a:xfrm>
                    <a:prstGeom prst="rect">
                      <a:avLst/>
                    </a:prstGeom>
                    <a:noFill/>
                  </pic:spPr>
                </pic:pic>
              </a:graphicData>
            </a:graphic>
          </wp:anchor>
        </w:drawing>
      </w:r>
    </w:p>
    <w:p w14:paraId="32921C33" w14:textId="77777777" w:rsidR="00E40EB3" w:rsidRDefault="00E40EB3">
      <w:pPr>
        <w:rPr>
          <w:noProof/>
        </w:rPr>
      </w:pPr>
    </w:p>
    <w:p w14:paraId="2A50A905" w14:textId="77777777" w:rsidR="00E40EB3" w:rsidRDefault="00E40EB3">
      <w:pPr>
        <w:rPr>
          <w:noProof/>
        </w:rPr>
      </w:pPr>
    </w:p>
    <w:p w14:paraId="7370EC25" w14:textId="77777777" w:rsidR="00E40EB3" w:rsidRDefault="00E40EB3">
      <w:pPr>
        <w:rPr>
          <w:noProof/>
        </w:rPr>
      </w:pPr>
    </w:p>
    <w:p w14:paraId="4E2044A5" w14:textId="77777777" w:rsidR="00E40EB3" w:rsidRDefault="00E40EB3">
      <w:pPr>
        <w:rPr>
          <w:noProof/>
        </w:rPr>
      </w:pPr>
    </w:p>
    <w:p w14:paraId="46F65BDC" w14:textId="77777777" w:rsidR="00E40EB3" w:rsidRDefault="00E40EB3">
      <w:pPr>
        <w:rPr>
          <w:noProof/>
        </w:rPr>
      </w:pPr>
    </w:p>
    <w:p w14:paraId="742EF2AA" w14:textId="77777777" w:rsidR="00E40EB3" w:rsidRDefault="00E40EB3">
      <w:pPr>
        <w:rPr>
          <w:noProof/>
        </w:rPr>
      </w:pPr>
    </w:p>
    <w:p w14:paraId="48206B9A" w14:textId="780A3C8B" w:rsidR="00E40EB3" w:rsidRDefault="009C21B3">
      <w:pPr>
        <w:rPr>
          <w:noProof/>
        </w:rPr>
      </w:pPr>
      <w:r>
        <w:rPr>
          <w:noProof/>
          <w:lang w:bidi="ar-SA"/>
        </w:rPr>
        <mc:AlternateContent>
          <mc:Choice Requires="wps">
            <w:drawing>
              <wp:anchor distT="0" distB="0" distL="114300" distR="114300" simplePos="0" relativeHeight="251722752" behindDoc="0" locked="0" layoutInCell="1" allowOverlap="1" wp14:anchorId="5A33EC6B" wp14:editId="37D16B32">
                <wp:simplePos x="0" y="0"/>
                <wp:positionH relativeFrom="column">
                  <wp:posOffset>-866775</wp:posOffset>
                </wp:positionH>
                <wp:positionV relativeFrom="paragraph">
                  <wp:posOffset>625475</wp:posOffset>
                </wp:positionV>
                <wp:extent cx="787400" cy="150241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502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EDC4A6" w14:textId="77777777" w:rsidR="00FA4E14" w:rsidRDefault="00FA4E14">
                            <w:r>
                              <w:t>(</w:t>
                            </w:r>
                            <w:proofErr w:type="spellStart"/>
                            <w:r>
                              <w:t>Reft</w:t>
                            </w:r>
                            <w:proofErr w:type="spellEnd"/>
                            <w:r>
                              <w:t>) code setting Mass Fragment threshold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EC6B" id="Text Box 73" o:spid="_x0000_s1050" type="#_x0000_t202" style="position:absolute;margin-left:-68.25pt;margin-top:49.25pt;width:62pt;height:1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" fillcolor="white [3201]" strokeweight=".5pt">
                <v:path arrowok="t"/>
                <v:textbox>
                  <w:txbxContent>
                    <w:p w14:paraId="32EDC4A6" w14:textId="77777777" w:rsidR="00FA4E14" w:rsidRDefault="00FA4E14">
                      <w:r>
                        <w:t>(Reft) code setting Mass Fragment threshold in user input</w:t>
                      </w:r>
                    </w:p>
                  </w:txbxContent>
                </v:textbox>
              </v:shape>
            </w:pict>
          </mc:Fallback>
        </mc:AlternateContent>
      </w:r>
      <w:r w:rsidR="00263D0C">
        <w:rPr>
          <w:noProof/>
        </w:rPr>
        <w:t>But what if all mass fragments were</w:t>
      </w:r>
      <w:r w:rsidR="00F458AE">
        <w:rPr>
          <w:noProof/>
        </w:rPr>
        <w:t xml:space="preserve"> not</w:t>
      </w:r>
      <w:r w:rsidR="00263D0C">
        <w:rPr>
          <w:noProof/>
        </w:rPr>
        <w:t xml:space="preserve"> used to determine the concentrations of the inolved molecules? This is the premise of the Mass Fragmentation Threshold. If</w:t>
      </w:r>
      <w:r w:rsidR="00F458AE">
        <w:rPr>
          <w:noProof/>
        </w:rPr>
        <w:t>,</w:t>
      </w:r>
      <w:r w:rsidR="00263D0C">
        <w:rPr>
          <w:noProof/>
        </w:rPr>
        <w:t xml:space="preserve"> for this expermint</w:t>
      </w:r>
      <w:r w:rsidR="00F458AE">
        <w:rPr>
          <w:noProof/>
        </w:rPr>
        <w:t>,</w:t>
      </w:r>
      <w:r w:rsidR="00263D0C">
        <w:rPr>
          <w:noProof/>
        </w:rPr>
        <w:t xml:space="preserve"> the </w:t>
      </w:r>
      <w:r w:rsidR="00F458AE">
        <w:rPr>
          <w:noProof/>
        </w:rPr>
        <w:t>M</w:t>
      </w:r>
      <w:r w:rsidR="00263D0C">
        <w:rPr>
          <w:noProof/>
        </w:rPr>
        <w:t xml:space="preserve">ass </w:t>
      </w:r>
      <w:r w:rsidR="00F458AE">
        <w:rPr>
          <w:noProof/>
        </w:rPr>
        <w:t>F</w:t>
      </w:r>
      <w:r w:rsidR="00263D0C">
        <w:rPr>
          <w:noProof/>
        </w:rPr>
        <w:t xml:space="preserve">ragmentation </w:t>
      </w:r>
      <w:r w:rsidR="00F458AE">
        <w:rPr>
          <w:noProof/>
        </w:rPr>
        <w:t>T</w:t>
      </w:r>
      <w:r w:rsidR="00263D0C">
        <w:rPr>
          <w:noProof/>
        </w:rPr>
        <w:t>hreshold is set to 1000 then only fragments with a signal stregth greater than a 1000 are considered for calcluating each molecu</w:t>
      </w:r>
      <w:r w:rsidR="00F458AE">
        <w:rPr>
          <w:noProof/>
        </w:rPr>
        <w:t>l</w:t>
      </w:r>
      <w:r w:rsidR="00263D0C">
        <w:rPr>
          <w:noProof/>
        </w:rPr>
        <w:t>e</w:t>
      </w:r>
      <w:r w:rsidR="00F458AE">
        <w:rPr>
          <w:noProof/>
        </w:rPr>
        <w:t>’s</w:t>
      </w:r>
      <w:r w:rsidR="00263D0C">
        <w:rPr>
          <w:noProof/>
        </w:rPr>
        <w:t xml:space="preserve"> concentration. </w:t>
      </w:r>
    </w:p>
    <w:p w14:paraId="1ECCD8ED" w14:textId="77777777" w:rsidR="00E40EB3" w:rsidRDefault="00E40EB3">
      <w:pPr>
        <w:rPr>
          <w:noProof/>
        </w:rPr>
      </w:pPr>
    </w:p>
    <w:p w14:paraId="33AAB7BE" w14:textId="77777777" w:rsidR="00E40EB3" w:rsidRDefault="00682A12">
      <w:pPr>
        <w:rPr>
          <w:noProof/>
        </w:rPr>
      </w:pPr>
      <w:r>
        <w:rPr>
          <w:noProof/>
          <w:lang w:bidi="ar-SA"/>
        </w:rPr>
        <w:drawing>
          <wp:inline distT="0" distB="0" distL="0" distR="0" wp14:anchorId="1501B39E" wp14:editId="7D5479B4">
            <wp:extent cx="5943600" cy="41656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16560"/>
                    </a:xfrm>
                    <a:prstGeom prst="rect">
                      <a:avLst/>
                    </a:prstGeom>
                  </pic:spPr>
                </pic:pic>
              </a:graphicData>
            </a:graphic>
          </wp:inline>
        </w:drawing>
      </w:r>
    </w:p>
    <w:p w14:paraId="3757BDFB" w14:textId="77777777" w:rsidR="00E40EB3" w:rsidRDefault="00263D0C">
      <w:pPr>
        <w:rPr>
          <w:noProof/>
        </w:rPr>
      </w:pPr>
      <w:r>
        <w:rPr>
          <w:noProof/>
        </w:rPr>
        <w:t xml:space="preserve">This threshold eliminates the majority of mass fragments from calculation considerations and leads to a much more accurate model. All experimental trends are present and are well represented. </w:t>
      </w:r>
    </w:p>
    <w:p w14:paraId="3C200460" w14:textId="77777777" w:rsidR="00E40EB3" w:rsidRDefault="00E40EB3">
      <w:pPr>
        <w:rPr>
          <w:noProof/>
        </w:rPr>
      </w:pPr>
    </w:p>
    <w:p w14:paraId="3354A793" w14:textId="77777777" w:rsidR="00E40EB3" w:rsidRDefault="00263D0C">
      <w:pPr>
        <w:rPr>
          <w:noProof/>
        </w:rPr>
      </w:pPr>
      <w:r>
        <w:rPr>
          <w:noProof/>
          <w:lang w:bidi="ar-SA"/>
        </w:rPr>
        <w:lastRenderedPageBreak/>
        <w:drawing>
          <wp:inline distT="0" distB="0" distL="0" distR="0" wp14:anchorId="2CCDEF45" wp14:editId="7360EDB9">
            <wp:extent cx="2749550" cy="2060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550" cy="2060575"/>
                    </a:xfrm>
                    <a:prstGeom prst="rect">
                      <a:avLst/>
                    </a:prstGeom>
                    <a:noFill/>
                  </pic:spPr>
                </pic:pic>
              </a:graphicData>
            </a:graphic>
          </wp:inline>
        </w:drawing>
      </w:r>
      <w:r w:rsidR="0006775A">
        <w:rPr>
          <w:noProof/>
          <w:lang w:bidi="ar-SA"/>
        </w:rPr>
        <w:drawing>
          <wp:inline distT="0" distB="0" distL="0" distR="0" wp14:anchorId="688CD33B" wp14:editId="7D90768A">
            <wp:extent cx="2834640" cy="20726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4640" cy="2072640"/>
                    </a:xfrm>
                    <a:prstGeom prst="rect">
                      <a:avLst/>
                    </a:prstGeom>
                    <a:noFill/>
                  </pic:spPr>
                </pic:pic>
              </a:graphicData>
            </a:graphic>
          </wp:inline>
        </w:drawing>
      </w:r>
    </w:p>
    <w:p w14:paraId="51AD7DEE" w14:textId="2F76D0E1" w:rsidR="00E40EB3" w:rsidRDefault="009C21B3">
      <w:pPr>
        <w:rPr>
          <w:noProof/>
        </w:rPr>
      </w:pPr>
      <w:r>
        <w:rPr>
          <w:noProof/>
          <w:lang w:bidi="ar-SA"/>
        </w:rPr>
        <mc:AlternateContent>
          <mc:Choice Requires="wps">
            <w:drawing>
              <wp:anchor distT="0" distB="0" distL="114300" distR="114300" simplePos="0" relativeHeight="251723776" behindDoc="0" locked="0" layoutInCell="1" allowOverlap="1" wp14:anchorId="2A2092DB" wp14:editId="128C67CD">
                <wp:simplePos x="0" y="0"/>
                <wp:positionH relativeFrom="column">
                  <wp:posOffset>0</wp:posOffset>
                </wp:positionH>
                <wp:positionV relativeFrom="paragraph">
                  <wp:posOffset>54610</wp:posOffset>
                </wp:positionV>
                <wp:extent cx="5594985" cy="588645"/>
                <wp:effectExtent l="0" t="0" r="5715" b="190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588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92DB" id="Text Box 74" o:spid="_x0000_s1051" type="#_x0000_t202" style="position:absolute;margin-left:0;margin-top:4.3pt;width:440.55pt;height:4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" fillcolor="white [3201]" strokeweight=".5pt">
                <v:path arrowok="t"/>
                <v:textbo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v:textbox>
              </v:shape>
            </w:pict>
          </mc:Fallback>
        </mc:AlternateContent>
      </w:r>
    </w:p>
    <w:p w14:paraId="07C4F0E6" w14:textId="77777777" w:rsidR="00E40EB3" w:rsidRDefault="00E40EB3">
      <w:pPr>
        <w:rPr>
          <w:noProof/>
        </w:rPr>
      </w:pPr>
    </w:p>
    <w:p w14:paraId="295A6E70" w14:textId="77777777" w:rsidR="00E40EB3" w:rsidRDefault="00E40EB3">
      <w:pPr>
        <w:rPr>
          <w:noProof/>
        </w:rPr>
      </w:pPr>
    </w:p>
    <w:p w14:paraId="0D4B9216" w14:textId="77777777" w:rsidR="00E40EB3" w:rsidRDefault="00E40EB3">
      <w:pPr>
        <w:rPr>
          <w:noProof/>
        </w:rPr>
      </w:pPr>
    </w:p>
    <w:p w14:paraId="27300FD7" w14:textId="77777777" w:rsidR="00E40EB3" w:rsidRDefault="00E40EB3">
      <w:pPr>
        <w:rPr>
          <w:noProof/>
        </w:rPr>
      </w:pPr>
    </w:p>
    <w:p w14:paraId="79DC6745" w14:textId="77777777" w:rsidR="00E40EB3" w:rsidRDefault="00E40EB3">
      <w:pPr>
        <w:rPr>
          <w:noProof/>
        </w:rPr>
      </w:pPr>
    </w:p>
    <w:p w14:paraId="1772BCCD" w14:textId="77777777" w:rsidR="00E40EB3" w:rsidRDefault="00E40EB3">
      <w:pPr>
        <w:rPr>
          <w:noProof/>
        </w:rPr>
      </w:pPr>
    </w:p>
    <w:p w14:paraId="27C1CC55" w14:textId="77777777" w:rsidR="00E40EB3" w:rsidRDefault="00E40EB3">
      <w:pPr>
        <w:rPr>
          <w:noProof/>
        </w:rPr>
      </w:pPr>
    </w:p>
    <w:p w14:paraId="50C893C6" w14:textId="77777777" w:rsidR="00E40EB3" w:rsidRDefault="00E40EB3">
      <w:pPr>
        <w:rPr>
          <w:noProof/>
        </w:rPr>
      </w:pPr>
    </w:p>
    <w:p w14:paraId="39D9E3EE" w14:textId="77777777" w:rsidR="00E40EB3" w:rsidRDefault="00E40EB3">
      <w:pPr>
        <w:rPr>
          <w:noProof/>
        </w:rPr>
      </w:pPr>
    </w:p>
    <w:p w14:paraId="7709E27F" w14:textId="77777777" w:rsidR="00E40EB3" w:rsidRDefault="00E40EB3">
      <w:pPr>
        <w:rPr>
          <w:noProof/>
        </w:rPr>
      </w:pPr>
    </w:p>
    <w:p w14:paraId="51431573" w14:textId="77777777" w:rsidR="00E40EB3" w:rsidRPr="009C1193" w:rsidRDefault="00386E7A" w:rsidP="00491E9F">
      <w:pPr>
        <w:pStyle w:val="Heading2"/>
        <w:rPr>
          <w:noProof/>
        </w:rPr>
      </w:pPr>
      <w:bookmarkStart w:id="140" w:name="_Toc519240340"/>
      <w:r w:rsidRPr="009C1193">
        <w:rPr>
          <w:noProof/>
        </w:rPr>
        <w:t>Data Threshold Chooser</w:t>
      </w:r>
      <w:r w:rsidR="009C1193">
        <w:rPr>
          <w:noProof/>
        </w:rPr>
        <w:t>:</w:t>
      </w:r>
      <w:bookmarkEnd w:id="140"/>
    </w:p>
    <w:p w14:paraId="159ACB99" w14:textId="7DBB03C1" w:rsidR="0006775A" w:rsidRDefault="0006775A">
      <w:pPr>
        <w:rPr>
          <w:noProof/>
        </w:rPr>
      </w:pPr>
      <w:r>
        <w:rPr>
          <w:noProof/>
        </w:rPr>
        <w:t>The Data Threshold Chooser evaluates all experim</w:t>
      </w:r>
      <w:r w:rsidR="00440B16">
        <w:rPr>
          <w:noProof/>
        </w:rPr>
        <w:t>e</w:t>
      </w:r>
      <w:r>
        <w:rPr>
          <w:noProof/>
        </w:rPr>
        <w:t>ntal data to see if said exper</w:t>
      </w:r>
      <w:r w:rsidR="00F458AE">
        <w:rPr>
          <w:noProof/>
        </w:rPr>
        <w:t>imental</w:t>
      </w:r>
      <w:r>
        <w:rPr>
          <w:noProof/>
        </w:rPr>
        <w:t xml:space="preserve"> data is greater than a user chosen value, or threshold. If the exper</w:t>
      </w:r>
      <w:r w:rsidR="00F458AE">
        <w:rPr>
          <w:noProof/>
        </w:rPr>
        <w:t>imental</w:t>
      </w:r>
      <w:r>
        <w:rPr>
          <w:noProof/>
        </w:rPr>
        <w:t xml:space="preserve"> data </w:t>
      </w:r>
      <w:r w:rsidR="00F458AE">
        <w:rPr>
          <w:noProof/>
        </w:rPr>
        <w:t>are</w:t>
      </w:r>
      <w:r>
        <w:rPr>
          <w:noProof/>
        </w:rPr>
        <w:t xml:space="preserve"> greater than the threshold value it remains unchanged, if the experimental data </w:t>
      </w:r>
      <w:r w:rsidR="00F458AE">
        <w:rPr>
          <w:noProof/>
        </w:rPr>
        <w:t>are</w:t>
      </w:r>
      <w:r>
        <w:rPr>
          <w:noProof/>
        </w:rPr>
        <w:t xml:space="preserve"> less than the threshold value</w:t>
      </w:r>
      <w:r w:rsidR="00F458AE">
        <w:rPr>
          <w:noProof/>
        </w:rPr>
        <w:t>,</w:t>
      </w:r>
      <w:r>
        <w:rPr>
          <w:noProof/>
        </w:rPr>
        <w:t xml:space="preserve"> the data is set to zero. This leads to more accurate calculations and decreased “noise” </w:t>
      </w:r>
      <w:r w:rsidR="00B87147">
        <w:rPr>
          <w:noProof/>
        </w:rPr>
        <w:t>and influe</w:t>
      </w:r>
      <w:r w:rsidR="00F458AE">
        <w:rPr>
          <w:noProof/>
        </w:rPr>
        <w:t>n</w:t>
      </w:r>
      <w:r w:rsidR="00B87147">
        <w:rPr>
          <w:noProof/>
        </w:rPr>
        <w:t xml:space="preserve">ce from less important mass fragments. </w:t>
      </w:r>
    </w:p>
    <w:p w14:paraId="6E8178DB" w14:textId="77777777" w:rsidR="009C1193" w:rsidRDefault="009C1193" w:rsidP="0006775A">
      <w:pPr>
        <w:rPr>
          <w:noProof/>
        </w:rPr>
      </w:pPr>
    </w:p>
    <w:p w14:paraId="78066650" w14:textId="77777777" w:rsidR="0006775A" w:rsidRDefault="0006775A" w:rsidP="0006775A">
      <w:r>
        <w:t>The same data set discussed in the previous method discussion will be used as an example here</w:t>
      </w:r>
      <w:r w:rsidR="00E90DFD">
        <w:t xml:space="preserve"> (</w:t>
      </w:r>
      <w:r w:rsidR="00653CEB">
        <w:t>the preprocessing described previously is applied here)</w:t>
      </w:r>
      <w:r>
        <w:t>:</w:t>
      </w:r>
    </w:p>
    <w:p w14:paraId="288FF58A" w14:textId="77777777" w:rsidR="0006775A" w:rsidRDefault="0006775A" w:rsidP="0006775A">
      <w:pPr>
        <w:ind w:left="720"/>
      </w:pPr>
      <w:r>
        <w:lastRenderedPageBreak/>
        <w:t>A</w:t>
      </w:r>
      <w:r w:rsidRPr="00D43D16">
        <w:t xml:space="preserve"> theoretical data set modeling the reaction of </w:t>
      </w:r>
      <w:r w:rsidR="00E90DFD">
        <w:t>m</w:t>
      </w:r>
      <w:r w:rsidRPr="00D43D16">
        <w:t>ethanol and oxygen</w:t>
      </w:r>
      <w:r w:rsidR="00E90DFD">
        <w:t xml:space="preserve"> </w:t>
      </w:r>
      <w:r>
        <w:t>(roughly twice as much initial methanol as oxygen)</w:t>
      </w:r>
      <w:r w:rsidRPr="00D43D16">
        <w:t xml:space="preserve"> to generate </w:t>
      </w:r>
      <w:r w:rsidR="00E90DFD">
        <w:t>f</w:t>
      </w:r>
      <w:r w:rsidRPr="00D43D16">
        <w:t xml:space="preserve">ormaldehyde is analyzed by the MSRESOLVE program. Initially, in the theoretical data, there is no </w:t>
      </w:r>
      <w:r w:rsidR="00E90DFD">
        <w:t>f</w:t>
      </w:r>
      <w:r w:rsidRPr="00D43D16">
        <w:t xml:space="preserve">ormaldehyde present. </w:t>
      </w:r>
    </w:p>
    <w:p w14:paraId="35CB66F5" w14:textId="77777777" w:rsidR="0006775A" w:rsidRDefault="008162CF" w:rsidP="0006775A">
      <w:r>
        <w:t>The initially calculated signals demonstrate the overall correct trend</w:t>
      </w:r>
      <w:r w:rsidR="005C1FEA">
        <w:t>s</w:t>
      </w:r>
      <w:r>
        <w:t xml:space="preserve">: </w:t>
      </w:r>
    </w:p>
    <w:p w14:paraId="573984D7" w14:textId="72037257" w:rsidR="008162CF" w:rsidRDefault="009C21B3" w:rsidP="0006775A">
      <w:r>
        <w:rPr>
          <w:noProof/>
          <w:lang w:bidi="ar-SA"/>
        </w:rPr>
        <mc:AlternateContent>
          <mc:Choice Requires="wps">
            <w:drawing>
              <wp:anchor distT="0" distB="0" distL="114300" distR="114300" simplePos="0" relativeHeight="251725824" behindDoc="0" locked="0" layoutInCell="1" allowOverlap="1" wp14:anchorId="3EAEA5D0" wp14:editId="2EE71453">
                <wp:simplePos x="0" y="0"/>
                <wp:positionH relativeFrom="column">
                  <wp:posOffset>534035</wp:posOffset>
                </wp:positionH>
                <wp:positionV relativeFrom="paragraph">
                  <wp:posOffset>2362200</wp:posOffset>
                </wp:positionV>
                <wp:extent cx="3349625" cy="488950"/>
                <wp:effectExtent l="0" t="0" r="3175" b="63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9625"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0E022" w14:textId="77777777" w:rsidR="00FA4E14" w:rsidRDefault="00FA4E14">
                            <w:r>
                              <w:t>(above) The calculated signals from the initial run of MSRESOLVE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AEA5D0" id="Text Box 77" o:spid="_x0000_s1052" type="#_x0000_t202" style="position:absolute;margin-left:42.05pt;margin-top:186pt;width:263.75pt;height: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" fillcolor="white [3201]" strokeweight=".5pt">
                <v:path arrowok="t"/>
                <v:textbox>
                  <w:txbxContent>
                    <w:p w14:paraId="0B40E022" w14:textId="77777777" w:rsidR="00FA4E14" w:rsidRDefault="00FA4E14">
                      <w:r>
                        <w:t>(above) The calculated signals from the initial run of MSRESOLVE</w:t>
                      </w:r>
                    </w:p>
                  </w:txbxContent>
                </v:textbox>
              </v:shape>
            </w:pict>
          </mc:Fallback>
        </mc:AlternateContent>
      </w:r>
      <w:r w:rsidR="008162CF">
        <w:rPr>
          <w:noProof/>
          <w:lang w:bidi="ar-SA"/>
        </w:rPr>
        <w:drawing>
          <wp:anchor distT="0" distB="0" distL="114300" distR="114300" simplePos="0" relativeHeight="251724800" behindDoc="0" locked="0" layoutInCell="1" allowOverlap="1" wp14:anchorId="4D1BF6A0" wp14:editId="44D13EB4">
            <wp:simplePos x="0" y="0"/>
            <wp:positionH relativeFrom="column">
              <wp:posOffset>-771525</wp:posOffset>
            </wp:positionH>
            <wp:positionV relativeFrom="paragraph">
              <wp:posOffset>143510</wp:posOffset>
            </wp:positionV>
            <wp:extent cx="7547610" cy="2072640"/>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47610" cy="2072640"/>
                    </a:xfrm>
                    <a:prstGeom prst="rect">
                      <a:avLst/>
                    </a:prstGeom>
                    <a:noFill/>
                  </pic:spPr>
                </pic:pic>
              </a:graphicData>
            </a:graphic>
          </wp:anchor>
        </w:drawing>
      </w:r>
    </w:p>
    <w:p w14:paraId="54AA2304" w14:textId="77777777" w:rsidR="005C1FEA" w:rsidRDefault="005C1FEA">
      <w:pPr>
        <w:rPr>
          <w:noProof/>
        </w:rPr>
      </w:pPr>
    </w:p>
    <w:p w14:paraId="1E0E3469" w14:textId="77777777" w:rsidR="005C1FEA" w:rsidRDefault="005C1FEA">
      <w:pPr>
        <w:rPr>
          <w:noProof/>
        </w:rPr>
      </w:pPr>
    </w:p>
    <w:p w14:paraId="21FD5F76" w14:textId="77777777" w:rsidR="00B87147" w:rsidRDefault="005C1FEA">
      <w:pPr>
        <w:rPr>
          <w:noProof/>
        </w:rPr>
      </w:pPr>
      <w:r>
        <w:rPr>
          <w:noProof/>
        </w:rPr>
        <w:t>But this output lacks dyna</w:t>
      </w:r>
      <w:r w:rsidR="00850096">
        <w:rPr>
          <w:noProof/>
        </w:rPr>
        <w:t>mism</w:t>
      </w:r>
      <w:r w:rsidR="00671235">
        <w:rPr>
          <w:noProof/>
        </w:rPr>
        <w:t xml:space="preserve"> </w:t>
      </w:r>
      <w:r w:rsidR="00B87147">
        <w:rPr>
          <w:noProof/>
        </w:rPr>
        <w:t>and is overly simplified. To gain a more realistic version the user can attempt to d</w:t>
      </w:r>
      <w:r w:rsidR="00E90DFD">
        <w:rPr>
          <w:noProof/>
        </w:rPr>
        <w:t>e</w:t>
      </w:r>
      <w:r w:rsidR="00B87147">
        <w:rPr>
          <w:noProof/>
        </w:rPr>
        <w:t xml:space="preserve">crease the system noise and impact of minor, less important mass fragments by using the Data Threshold Method. </w:t>
      </w:r>
    </w:p>
    <w:p w14:paraId="1043F801" w14:textId="77777777" w:rsidR="00E40EB3" w:rsidRDefault="00E40EB3">
      <w:pPr>
        <w:rPr>
          <w:noProof/>
        </w:rPr>
      </w:pPr>
    </w:p>
    <w:p w14:paraId="1A8DF271" w14:textId="77777777" w:rsidR="00E40EB3" w:rsidRDefault="00E40EB3">
      <w:pPr>
        <w:rPr>
          <w:noProof/>
        </w:rPr>
      </w:pPr>
    </w:p>
    <w:p w14:paraId="529A95BE" w14:textId="77777777" w:rsidR="00E40EB3" w:rsidRDefault="00E40EB3">
      <w:pPr>
        <w:rPr>
          <w:noProof/>
        </w:rPr>
      </w:pPr>
    </w:p>
    <w:p w14:paraId="0F6F78D0" w14:textId="77777777" w:rsidR="00E40EB3" w:rsidRDefault="002B10CB">
      <w:pPr>
        <w:rPr>
          <w:noProof/>
        </w:rPr>
      </w:pPr>
      <w:r>
        <w:rPr>
          <w:noProof/>
          <w:lang w:bidi="ar-SA"/>
        </w:rPr>
        <w:drawing>
          <wp:anchor distT="0" distB="0" distL="114300" distR="114300" simplePos="0" relativeHeight="251727872" behindDoc="0" locked="0" layoutInCell="1" allowOverlap="1" wp14:anchorId="2A5F4C6B" wp14:editId="25037439">
            <wp:simplePos x="0" y="0"/>
            <wp:positionH relativeFrom="column">
              <wp:posOffset>2715260</wp:posOffset>
            </wp:positionH>
            <wp:positionV relativeFrom="paragraph">
              <wp:posOffset>-454025</wp:posOffset>
            </wp:positionV>
            <wp:extent cx="3620770" cy="61468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0770" cy="614680"/>
                    </a:xfrm>
                    <a:prstGeom prst="rect">
                      <a:avLst/>
                    </a:prstGeom>
                    <a:noFill/>
                  </pic:spPr>
                </pic:pic>
              </a:graphicData>
            </a:graphic>
          </wp:anchor>
        </w:drawing>
      </w:r>
      <w:r>
        <w:rPr>
          <w:noProof/>
          <w:lang w:bidi="ar-SA"/>
        </w:rPr>
        <w:drawing>
          <wp:anchor distT="0" distB="0" distL="114300" distR="114300" simplePos="0" relativeHeight="251726848" behindDoc="0" locked="0" layoutInCell="1" allowOverlap="1" wp14:anchorId="108E6FE6" wp14:editId="43677F14">
            <wp:simplePos x="0" y="0"/>
            <wp:positionH relativeFrom="column">
              <wp:posOffset>-851535</wp:posOffset>
            </wp:positionH>
            <wp:positionV relativeFrom="paragraph">
              <wp:posOffset>-734695</wp:posOffset>
            </wp:positionV>
            <wp:extent cx="3352800" cy="248158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2481580"/>
                    </a:xfrm>
                    <a:prstGeom prst="rect">
                      <a:avLst/>
                    </a:prstGeom>
                    <a:noFill/>
                  </pic:spPr>
                </pic:pic>
              </a:graphicData>
            </a:graphic>
          </wp:anchor>
        </w:drawing>
      </w:r>
    </w:p>
    <w:p w14:paraId="427A6E6C" w14:textId="2F224273" w:rsidR="00E40EB3" w:rsidRDefault="009C21B3">
      <w:pPr>
        <w:rPr>
          <w:noProof/>
        </w:rPr>
      </w:pPr>
      <w:r>
        <w:rPr>
          <w:noProof/>
          <w:lang w:bidi="ar-SA"/>
        </w:rPr>
        <mc:AlternateContent>
          <mc:Choice Requires="wps">
            <w:drawing>
              <wp:anchor distT="0" distB="0" distL="114300" distR="114300" simplePos="0" relativeHeight="251730944" behindDoc="0" locked="0" layoutInCell="1" allowOverlap="1" wp14:anchorId="748308C4" wp14:editId="5DCA260A">
                <wp:simplePos x="0" y="0"/>
                <wp:positionH relativeFrom="column">
                  <wp:posOffset>2738755</wp:posOffset>
                </wp:positionH>
                <wp:positionV relativeFrom="paragraph">
                  <wp:posOffset>10160</wp:posOffset>
                </wp:positionV>
                <wp:extent cx="2860675" cy="99568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995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5971C" w14:textId="77777777" w:rsidR="00FA4E14" w:rsidRDefault="00FA4E14">
                            <w:r>
                              <w:t xml:space="preserve">(above) setting the Data Threshold to .05 generates results (left) which demonstrates a </w:t>
                            </w:r>
                            <w:proofErr w:type="gramStart"/>
                            <w:r>
                              <w:t>higher level</w:t>
                            </w:r>
                            <w:proofErr w:type="gramEnd"/>
                            <w:r>
                              <w:t xml:space="preserve"> reaction order and is overall more representational of the reactions reality.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308C4" id="Text Box 82" o:spid="_x0000_s1053" type="#_x0000_t202" style="position:absolute;margin-left:215.65pt;margin-top:.8pt;width:225.25pt;height:7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" fillcolor="white [3201]" strokeweight=".5pt">
                <v:path arrowok="t"/>
                <v:textbox>
                  <w:txbxContent>
                    <w:p w14:paraId="6FF5971C" w14:textId="77777777" w:rsidR="00FA4E14" w:rsidRDefault="00FA4E14">
                      <w:r>
                        <w:t xml:space="preserve">(above) setting the Data Threshold to .05 generates results (left) which demonstrates a higher level reaction order and is overall more representational of the reactions reality. </w:t>
                      </w:r>
                    </w:p>
                  </w:txbxContent>
                </v:textbox>
              </v:shape>
            </w:pict>
          </mc:Fallback>
        </mc:AlternateContent>
      </w:r>
    </w:p>
    <w:p w14:paraId="6DEAFB2D" w14:textId="77777777" w:rsidR="00B87147" w:rsidRDefault="00B87147">
      <w:pPr>
        <w:rPr>
          <w:noProof/>
        </w:rPr>
      </w:pPr>
    </w:p>
    <w:p w14:paraId="6AB2D44C" w14:textId="77777777" w:rsidR="00B87147" w:rsidRDefault="00B87147">
      <w:pPr>
        <w:rPr>
          <w:noProof/>
        </w:rPr>
      </w:pPr>
    </w:p>
    <w:p w14:paraId="698757A0" w14:textId="77777777" w:rsidR="00B87147" w:rsidRDefault="00B87147">
      <w:pPr>
        <w:rPr>
          <w:noProof/>
        </w:rPr>
      </w:pPr>
    </w:p>
    <w:p w14:paraId="0839842C" w14:textId="77777777" w:rsidR="00B87147" w:rsidRDefault="008E3128">
      <w:pPr>
        <w:rPr>
          <w:noProof/>
        </w:rPr>
      </w:pPr>
      <w:r>
        <w:rPr>
          <w:noProof/>
          <w:lang w:bidi="ar-SA"/>
        </w:rPr>
        <w:lastRenderedPageBreak/>
        <w:drawing>
          <wp:anchor distT="0" distB="0" distL="114300" distR="114300" simplePos="0" relativeHeight="251729920" behindDoc="0" locked="0" layoutInCell="1" allowOverlap="1" wp14:anchorId="61F4339F" wp14:editId="706D54AB">
            <wp:simplePos x="0" y="0"/>
            <wp:positionH relativeFrom="page">
              <wp:align>right</wp:align>
            </wp:positionH>
            <wp:positionV relativeFrom="paragraph">
              <wp:posOffset>324485</wp:posOffset>
            </wp:positionV>
            <wp:extent cx="3992245" cy="455295"/>
            <wp:effectExtent l="0" t="0" r="825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2245" cy="455295"/>
                    </a:xfrm>
                    <a:prstGeom prst="rect">
                      <a:avLst/>
                    </a:prstGeom>
                    <a:noFill/>
                  </pic:spPr>
                </pic:pic>
              </a:graphicData>
            </a:graphic>
          </wp:anchor>
        </w:drawing>
      </w:r>
    </w:p>
    <w:p w14:paraId="219046CE" w14:textId="77777777" w:rsidR="00B87147" w:rsidRDefault="002B10CB">
      <w:pPr>
        <w:rPr>
          <w:noProof/>
        </w:rPr>
      </w:pPr>
      <w:r>
        <w:rPr>
          <w:noProof/>
          <w:lang w:bidi="ar-SA"/>
        </w:rPr>
        <w:drawing>
          <wp:anchor distT="0" distB="0" distL="114300" distR="114300" simplePos="0" relativeHeight="251728896" behindDoc="0" locked="0" layoutInCell="1" allowOverlap="1" wp14:anchorId="2D561244" wp14:editId="5A079524">
            <wp:simplePos x="0" y="0"/>
            <wp:positionH relativeFrom="column">
              <wp:posOffset>-851535</wp:posOffset>
            </wp:positionH>
            <wp:positionV relativeFrom="paragraph">
              <wp:posOffset>167640</wp:posOffset>
            </wp:positionV>
            <wp:extent cx="3566160" cy="24872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6160" cy="2487295"/>
                    </a:xfrm>
                    <a:prstGeom prst="rect">
                      <a:avLst/>
                    </a:prstGeom>
                    <a:noFill/>
                  </pic:spPr>
                </pic:pic>
              </a:graphicData>
            </a:graphic>
          </wp:anchor>
        </w:drawing>
      </w:r>
    </w:p>
    <w:p w14:paraId="36F916DE" w14:textId="75E535CB" w:rsidR="00B87147" w:rsidRDefault="009C21B3">
      <w:pPr>
        <w:rPr>
          <w:noProof/>
        </w:rPr>
      </w:pPr>
      <w:r>
        <w:rPr>
          <w:noProof/>
          <w:lang w:bidi="ar-SA"/>
        </w:rPr>
        <mc:AlternateContent>
          <mc:Choice Requires="wps">
            <w:drawing>
              <wp:anchor distT="0" distB="0" distL="114300" distR="114300" simplePos="0" relativeHeight="251731968" behindDoc="0" locked="0" layoutInCell="1" allowOverlap="1" wp14:anchorId="6FF16921" wp14:editId="2F1C90A1">
                <wp:simplePos x="0" y="0"/>
                <wp:positionH relativeFrom="margin">
                  <wp:posOffset>2895600</wp:posOffset>
                </wp:positionH>
                <wp:positionV relativeFrom="paragraph">
                  <wp:posOffset>134620</wp:posOffset>
                </wp:positionV>
                <wp:extent cx="2752090" cy="652145"/>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652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F16921" id="Text Box 83" o:spid="_x0000_s1054" type="#_x0000_t202" style="position:absolute;margin-left:228pt;margin-top:10.6pt;width:216.7pt;height:5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" fillcolor="white [3201]" strokeweight=".5pt">
                <v:path arrowok="t"/>
                <v:textbo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v:textbox>
                <w10:wrap anchorx="margin"/>
              </v:shape>
            </w:pict>
          </mc:Fallback>
        </mc:AlternateContent>
      </w:r>
    </w:p>
    <w:p w14:paraId="0CEF07D0" w14:textId="77777777" w:rsidR="00B87147" w:rsidRDefault="00B87147">
      <w:pPr>
        <w:rPr>
          <w:noProof/>
        </w:rPr>
      </w:pPr>
    </w:p>
    <w:p w14:paraId="490B5CC7" w14:textId="77777777" w:rsidR="00B87147" w:rsidRDefault="00B87147">
      <w:pPr>
        <w:rPr>
          <w:noProof/>
        </w:rPr>
      </w:pPr>
    </w:p>
    <w:p w14:paraId="53F30A32" w14:textId="77777777" w:rsidR="00B87147" w:rsidRDefault="00B87147">
      <w:pPr>
        <w:rPr>
          <w:noProof/>
        </w:rPr>
      </w:pPr>
    </w:p>
    <w:p w14:paraId="2DDAFA14" w14:textId="77777777" w:rsidR="00B87147" w:rsidRDefault="00B87147">
      <w:pPr>
        <w:rPr>
          <w:noProof/>
        </w:rPr>
      </w:pPr>
    </w:p>
    <w:p w14:paraId="44B8A9E8" w14:textId="77777777" w:rsidR="00B87147" w:rsidRDefault="00B87147">
      <w:pPr>
        <w:rPr>
          <w:noProof/>
        </w:rPr>
      </w:pPr>
    </w:p>
    <w:p w14:paraId="7B5AFE8C" w14:textId="77777777" w:rsidR="00B87147" w:rsidRDefault="00B87147">
      <w:pPr>
        <w:rPr>
          <w:noProof/>
        </w:rPr>
      </w:pPr>
    </w:p>
    <w:p w14:paraId="6CE435D2" w14:textId="77777777" w:rsidR="00B87147" w:rsidRDefault="00B87147">
      <w:pPr>
        <w:rPr>
          <w:noProof/>
        </w:rPr>
      </w:pPr>
    </w:p>
    <w:p w14:paraId="09F1A7F6" w14:textId="77777777" w:rsidR="00B87147" w:rsidRDefault="00E54A49">
      <w:pPr>
        <w:rPr>
          <w:noProof/>
        </w:rPr>
      </w:pPr>
      <w:r>
        <w:rPr>
          <w:noProof/>
        </w:rPr>
        <w:t>As seen in the illustrations above</w:t>
      </w:r>
      <w:r w:rsidR="00850096">
        <w:rPr>
          <w:noProof/>
        </w:rPr>
        <w:t>,</w:t>
      </w:r>
      <w:r>
        <w:rPr>
          <w:noProof/>
        </w:rPr>
        <w:t xml:space="preserve"> by increasing the the value of the threshold chosen</w:t>
      </w:r>
      <w:r w:rsidR="00671235">
        <w:rPr>
          <w:noProof/>
        </w:rPr>
        <w:t>,</w:t>
      </w:r>
      <w:r>
        <w:rPr>
          <w:noProof/>
        </w:rPr>
        <w:t xml:space="preserve"> the greater the impact of the significant mass fragments lead</w:t>
      </w:r>
      <w:r w:rsidR="00314E6F">
        <w:rPr>
          <w:noProof/>
        </w:rPr>
        <w:t>s</w:t>
      </w:r>
      <w:r>
        <w:rPr>
          <w:noProof/>
        </w:rPr>
        <w:t xml:space="preserve"> to more descriptive and more accurate concentration profiles. </w:t>
      </w:r>
      <w:r w:rsidR="00F74622">
        <w:rPr>
          <w:noProof/>
        </w:rPr>
        <w:t>The spike in the reaction rate around four minutes and decreasing around seven minutes accurat</w:t>
      </w:r>
      <w:r w:rsidR="00314E6F">
        <w:rPr>
          <w:noProof/>
        </w:rPr>
        <w:t>e</w:t>
      </w:r>
      <w:r w:rsidR="00F74622">
        <w:rPr>
          <w:noProof/>
        </w:rPr>
        <w:t>ly models the theo</w:t>
      </w:r>
      <w:r w:rsidR="00E85D02">
        <w:rPr>
          <w:noProof/>
        </w:rPr>
        <w:t>retical data input. There are tradeoffs from increasing the threshold values. Important data points may be los</w:t>
      </w:r>
      <w:r w:rsidR="00314E6F">
        <w:rPr>
          <w:noProof/>
        </w:rPr>
        <w:t>t</w:t>
      </w:r>
      <w:r w:rsidR="00E85D02">
        <w:rPr>
          <w:noProof/>
        </w:rPr>
        <w:t xml:space="preserve"> and a decreas</w:t>
      </w:r>
      <w:r w:rsidR="00314E6F">
        <w:rPr>
          <w:noProof/>
        </w:rPr>
        <w:t>e</w:t>
      </w:r>
      <w:r w:rsidR="00E85D02">
        <w:rPr>
          <w:noProof/>
        </w:rPr>
        <w:t xml:space="preserve"> in graphical quality can be observed. </w:t>
      </w:r>
    </w:p>
    <w:p w14:paraId="16C546C9" w14:textId="77777777" w:rsidR="00B87147" w:rsidRDefault="00B87147">
      <w:pPr>
        <w:rPr>
          <w:noProof/>
        </w:rPr>
      </w:pPr>
    </w:p>
    <w:p w14:paraId="29394C43" w14:textId="77777777" w:rsidR="00B87147" w:rsidRDefault="00B87147">
      <w:pPr>
        <w:rPr>
          <w:noProof/>
        </w:rPr>
      </w:pPr>
    </w:p>
    <w:p w14:paraId="162F6582" w14:textId="77777777" w:rsidR="00B87147" w:rsidRDefault="00B87147">
      <w:pPr>
        <w:rPr>
          <w:noProof/>
        </w:rPr>
      </w:pPr>
    </w:p>
    <w:p w14:paraId="3355E46D" w14:textId="77777777" w:rsidR="00B87147" w:rsidRDefault="00B87147">
      <w:pPr>
        <w:rPr>
          <w:noProof/>
        </w:rPr>
      </w:pPr>
    </w:p>
    <w:p w14:paraId="0128E5EB" w14:textId="77777777" w:rsidR="00B87147" w:rsidRDefault="00B87147">
      <w:pPr>
        <w:rPr>
          <w:noProof/>
        </w:rPr>
      </w:pPr>
    </w:p>
    <w:p w14:paraId="19092451" w14:textId="77777777" w:rsidR="009C1193" w:rsidRDefault="009C1193">
      <w:pPr>
        <w:rPr>
          <w:noProof/>
        </w:rPr>
      </w:pPr>
    </w:p>
    <w:p w14:paraId="0EC2F6E5" w14:textId="77777777" w:rsidR="00B87147" w:rsidRPr="009C1193" w:rsidRDefault="00E85D02" w:rsidP="00491E9F">
      <w:pPr>
        <w:pStyle w:val="Heading2"/>
        <w:rPr>
          <w:noProof/>
        </w:rPr>
      </w:pPr>
      <w:bookmarkStart w:id="141" w:name="_Toc519240341"/>
      <w:r w:rsidRPr="009C1193">
        <w:rPr>
          <w:noProof/>
        </w:rPr>
        <w:t>Data Smoothing:</w:t>
      </w:r>
      <w:bookmarkEnd w:id="141"/>
      <w:r w:rsidRPr="009C1193">
        <w:rPr>
          <w:noProof/>
        </w:rPr>
        <w:t xml:space="preserve"> </w:t>
      </w:r>
    </w:p>
    <w:p w14:paraId="68866866" w14:textId="77777777" w:rsidR="00B87147" w:rsidRDefault="00AF2455">
      <w:pPr>
        <w:rPr>
          <w:noProof/>
        </w:rPr>
      </w:pPr>
      <w:r>
        <w:rPr>
          <w:noProof/>
        </w:rPr>
        <w:t xml:space="preserve">The Data Smoothing function </w:t>
      </w:r>
      <w:r w:rsidR="003B434D">
        <w:rPr>
          <w:noProof/>
        </w:rPr>
        <w:t>is a function that</w:t>
      </w:r>
      <w:r w:rsidR="004C4EBB">
        <w:rPr>
          <w:noProof/>
        </w:rPr>
        <w:t xml:space="preserve"> modif</w:t>
      </w:r>
      <w:r w:rsidR="00314E6F">
        <w:rPr>
          <w:noProof/>
        </w:rPr>
        <w:t>ie</w:t>
      </w:r>
      <w:r w:rsidR="003B434D">
        <w:rPr>
          <w:noProof/>
        </w:rPr>
        <w:t>s</w:t>
      </w:r>
      <w:r w:rsidR="004C4EBB">
        <w:rPr>
          <w:noProof/>
        </w:rPr>
        <w:t xml:space="preserve"> acquired</w:t>
      </w:r>
      <w:r w:rsidR="0016769D">
        <w:rPr>
          <w:noProof/>
        </w:rPr>
        <w:t xml:space="preserve"> mass</w:t>
      </w:r>
      <w:r w:rsidR="004C4EBB">
        <w:rPr>
          <w:noProof/>
        </w:rPr>
        <w:t xml:space="preserve"> spec</w:t>
      </w:r>
      <w:r w:rsidR="00314E6F">
        <w:rPr>
          <w:noProof/>
        </w:rPr>
        <w:t>troscopy</w:t>
      </w:r>
      <w:r w:rsidR="003B434D">
        <w:rPr>
          <w:noProof/>
        </w:rPr>
        <w:t xml:space="preserve"> data so that each data</w:t>
      </w:r>
      <w:r w:rsidR="0016769D">
        <w:rPr>
          <w:noProof/>
        </w:rPr>
        <w:t xml:space="preserve"> point of the acquired mass spectroscopy d</w:t>
      </w:r>
      <w:r w:rsidR="003B434D">
        <w:rPr>
          <w:noProof/>
        </w:rPr>
        <w:t xml:space="preserve">ata </w:t>
      </w:r>
      <w:r w:rsidR="008A3904">
        <w:rPr>
          <w:noProof/>
        </w:rPr>
        <w:t>is modified by a line fit utilizing a user specified number of</w:t>
      </w:r>
      <w:r w:rsidR="003B434D">
        <w:rPr>
          <w:noProof/>
        </w:rPr>
        <w:t xml:space="preserve"> </w:t>
      </w:r>
      <w:r w:rsidR="008A3904">
        <w:rPr>
          <w:noProof/>
        </w:rPr>
        <w:t>the surrounding data points. This prevents outliers or errors from impacting calculations and creates a “smoother” graphical representa</w:t>
      </w:r>
      <w:r w:rsidR="00753CEB">
        <w:rPr>
          <w:noProof/>
        </w:rPr>
        <w:t>t</w:t>
      </w:r>
      <w:r w:rsidR="008A3904">
        <w:rPr>
          <w:noProof/>
        </w:rPr>
        <w:t xml:space="preserve">ion. This is one of the few data proccessing functions enabled by default. </w:t>
      </w:r>
    </w:p>
    <w:p w14:paraId="075FF1E7" w14:textId="77777777" w:rsidR="009C1193" w:rsidRDefault="009C1193" w:rsidP="008A3904">
      <w:pPr>
        <w:rPr>
          <w:noProof/>
        </w:rPr>
      </w:pPr>
    </w:p>
    <w:p w14:paraId="06CFE8D0" w14:textId="77777777" w:rsidR="008A3904" w:rsidRDefault="00394968" w:rsidP="008A3904">
      <w:r>
        <w:t xml:space="preserve">Below various configurations of the </w:t>
      </w:r>
      <w:proofErr w:type="spellStart"/>
      <w:r>
        <w:t>datasmoothing</w:t>
      </w:r>
      <w:proofErr w:type="spellEnd"/>
      <w:r>
        <w:t xml:space="preserve"> function and their effects are displayed. </w:t>
      </w:r>
      <w:r w:rsidR="008A3904">
        <w:t xml:space="preserve">The same data set </w:t>
      </w:r>
      <w:r w:rsidR="00753CEB">
        <w:t xml:space="preserve">is </w:t>
      </w:r>
      <w:r w:rsidR="008A3904">
        <w:t xml:space="preserve">discussed in the previous method </w:t>
      </w:r>
      <w:r w:rsidR="00753CEB">
        <w:t xml:space="preserve">and this </w:t>
      </w:r>
      <w:r w:rsidR="008A3904">
        <w:t xml:space="preserve">discussion </w:t>
      </w:r>
      <w:r>
        <w:t>is</w:t>
      </w:r>
      <w:r w:rsidR="008A3904">
        <w:t xml:space="preserve"> used as an example here</w:t>
      </w:r>
      <w:r w:rsidR="00753CEB">
        <w:t>.</w:t>
      </w:r>
      <w:r w:rsidR="008A3904">
        <w:t xml:space="preserve"> (</w:t>
      </w:r>
      <w:r w:rsidR="00753CEB">
        <w:t>T</w:t>
      </w:r>
      <w:r w:rsidR="008A3904">
        <w:t>he preprocessing described previously is applied here</w:t>
      </w:r>
      <w:r w:rsidR="00753CEB">
        <w:t>.</w:t>
      </w:r>
      <w:r w:rsidR="008A3904">
        <w:t>)</w:t>
      </w:r>
    </w:p>
    <w:p w14:paraId="71232862" w14:textId="77777777" w:rsidR="008A3904" w:rsidRDefault="008A3904" w:rsidP="008A3904">
      <w:pPr>
        <w:ind w:left="720"/>
      </w:pPr>
      <w:r>
        <w:t>A</w:t>
      </w:r>
      <w:r w:rsidRPr="00D43D16">
        <w:t xml:space="preserve"> theoretical data set modelin</w:t>
      </w:r>
      <w:r w:rsidR="00394968">
        <w:t xml:space="preserve">g the reaction of </w:t>
      </w:r>
      <w:r w:rsidR="00753CEB">
        <w:t>m</w:t>
      </w:r>
      <w:r w:rsidR="00394968">
        <w:t xml:space="preserve">ethanol and </w:t>
      </w:r>
      <w:r w:rsidR="00753CEB">
        <w:t>o</w:t>
      </w:r>
      <w:r w:rsidRPr="00D43D16">
        <w:t>xygen</w:t>
      </w:r>
      <w:r w:rsidR="00753CEB">
        <w:t xml:space="preserve"> </w:t>
      </w:r>
      <w:r>
        <w:t>(roughly twice as much initial methanol as oxygen)</w:t>
      </w:r>
      <w:r w:rsidRPr="00D43D16">
        <w:t xml:space="preserve"> to generate </w:t>
      </w:r>
      <w:r w:rsidR="00753CEB">
        <w:t>f</w:t>
      </w:r>
      <w:r w:rsidRPr="00D43D16">
        <w:t xml:space="preserve">ormaldehyde is analyzed by the MSRESOLVE program. Initially, in the theoretical data, there is no </w:t>
      </w:r>
      <w:r w:rsidR="00753CEB">
        <w:t>F</w:t>
      </w:r>
      <w:r w:rsidRPr="00D43D16">
        <w:t xml:space="preserve">ormaldehyde present. </w:t>
      </w:r>
    </w:p>
    <w:p w14:paraId="6CD139F9" w14:textId="77777777" w:rsidR="00207CDD" w:rsidRDefault="00207CDD" w:rsidP="00207CDD">
      <w:r>
        <w:t xml:space="preserve">There are two ways to determining the local size for line fit adjustment </w:t>
      </w:r>
      <w:r w:rsidRPr="0016769D">
        <w:rPr>
          <w:i/>
        </w:rPr>
        <w:t>point</w:t>
      </w:r>
      <w:r w:rsidR="00753CEB" w:rsidRPr="0016769D">
        <w:rPr>
          <w:i/>
        </w:rPr>
        <w:t xml:space="preserve"> </w:t>
      </w:r>
      <w:r w:rsidRPr="0016769D">
        <w:rPr>
          <w:i/>
        </w:rPr>
        <w:t>range</w:t>
      </w:r>
      <w:r>
        <w:t xml:space="preserve"> or </w:t>
      </w:r>
      <w:r w:rsidRPr="0016769D">
        <w:rPr>
          <w:i/>
        </w:rPr>
        <w:t>time</w:t>
      </w:r>
      <w:r w:rsidR="00753CEB" w:rsidRPr="0016769D">
        <w:rPr>
          <w:i/>
        </w:rPr>
        <w:t xml:space="preserve"> </w:t>
      </w:r>
      <w:r w:rsidRPr="0016769D">
        <w:rPr>
          <w:i/>
        </w:rPr>
        <w:t>range</w:t>
      </w:r>
      <w:r>
        <w:t xml:space="preserve">. </w:t>
      </w:r>
      <w:r w:rsidRPr="0016769D">
        <w:rPr>
          <w:i/>
        </w:rPr>
        <w:t>Point</w:t>
      </w:r>
      <w:r w:rsidR="00D94BA6" w:rsidRPr="0016769D">
        <w:rPr>
          <w:i/>
        </w:rPr>
        <w:t xml:space="preserve"> </w:t>
      </w:r>
      <w:r w:rsidRPr="0016769D">
        <w:rPr>
          <w:i/>
        </w:rPr>
        <w:t>range</w:t>
      </w:r>
      <w:r>
        <w:t xml:space="preserve"> will use the specified number of points in </w:t>
      </w:r>
      <w:r w:rsidR="00D94BA6">
        <w:t>point radius</w:t>
      </w:r>
      <w:r>
        <w:t xml:space="preserve"> to generate the line fit. </w:t>
      </w:r>
      <w:r w:rsidR="00D94BA6" w:rsidRPr="0016769D">
        <w:rPr>
          <w:i/>
        </w:rPr>
        <w:t>Time range</w:t>
      </w:r>
      <w:r w:rsidR="00D94BA6">
        <w:t xml:space="preserve"> will use a certain </w:t>
      </w:r>
      <w:proofErr w:type="gramStart"/>
      <w:r w:rsidR="00D94BA6">
        <w:t>time period</w:t>
      </w:r>
      <w:proofErr w:type="gramEnd"/>
      <w:r w:rsidR="00D94BA6">
        <w:t>, determined by the time radius, to generate the line fit.</w:t>
      </w:r>
    </w:p>
    <w:p w14:paraId="31AA07C2" w14:textId="77777777" w:rsidR="00E40EB3" w:rsidRDefault="00394968">
      <w:pPr>
        <w:rPr>
          <w:noProof/>
        </w:rPr>
      </w:pPr>
      <w:r>
        <w:rPr>
          <w:noProof/>
          <w:lang w:bidi="ar-SA"/>
        </w:rPr>
        <w:drawing>
          <wp:anchor distT="0" distB="0" distL="114300" distR="114300" simplePos="0" relativeHeight="251732992" behindDoc="0" locked="0" layoutInCell="1" allowOverlap="1" wp14:anchorId="1B5B1C23" wp14:editId="11533C04">
            <wp:simplePos x="0" y="0"/>
            <wp:positionH relativeFrom="column">
              <wp:posOffset>3792855</wp:posOffset>
            </wp:positionH>
            <wp:positionV relativeFrom="paragraph">
              <wp:posOffset>72390</wp:posOffset>
            </wp:positionV>
            <wp:extent cx="2326640" cy="1704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6640" cy="1704975"/>
                    </a:xfrm>
                    <a:prstGeom prst="rect">
                      <a:avLst/>
                    </a:prstGeom>
                    <a:noFill/>
                  </pic:spPr>
                </pic:pic>
              </a:graphicData>
            </a:graphic>
          </wp:anchor>
        </w:drawing>
      </w:r>
    </w:p>
    <w:p w14:paraId="62F87285" w14:textId="77777777" w:rsidR="00E40EB3" w:rsidRDefault="00394968">
      <w:pPr>
        <w:rPr>
          <w:noProof/>
        </w:rPr>
      </w:pPr>
      <w:r>
        <w:rPr>
          <w:noProof/>
          <w:lang w:bidi="ar-SA"/>
        </w:rPr>
        <w:drawing>
          <wp:inline distT="0" distB="0" distL="0" distR="0" wp14:anchorId="41321C00" wp14:editId="3A690ED5">
            <wp:extent cx="1908175" cy="8172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8175" cy="817245"/>
                    </a:xfrm>
                    <a:prstGeom prst="rect">
                      <a:avLst/>
                    </a:prstGeom>
                    <a:noFill/>
                  </pic:spPr>
                </pic:pic>
              </a:graphicData>
            </a:graphic>
          </wp:inline>
        </w:drawing>
      </w:r>
    </w:p>
    <w:p w14:paraId="704E385F" w14:textId="77777777" w:rsidR="00E40EB3" w:rsidRDefault="00E40EB3">
      <w:pPr>
        <w:rPr>
          <w:noProof/>
        </w:rPr>
      </w:pPr>
    </w:p>
    <w:p w14:paraId="03D58F79" w14:textId="77777777" w:rsidR="00E40EB3" w:rsidRDefault="00E40EB3">
      <w:pPr>
        <w:rPr>
          <w:noProof/>
        </w:rPr>
      </w:pPr>
    </w:p>
    <w:p w14:paraId="32EDCB48" w14:textId="77777777" w:rsidR="00E40EB3" w:rsidRDefault="00E40EB3">
      <w:pPr>
        <w:rPr>
          <w:noProof/>
        </w:rPr>
      </w:pPr>
    </w:p>
    <w:p w14:paraId="679C5714" w14:textId="77777777" w:rsidR="00E40EB3" w:rsidRDefault="00E1132B">
      <w:pPr>
        <w:rPr>
          <w:noProof/>
        </w:rPr>
      </w:pPr>
      <w:r>
        <w:rPr>
          <w:noProof/>
          <w:lang w:bidi="ar-SA"/>
        </w:rPr>
        <w:drawing>
          <wp:anchor distT="0" distB="0" distL="114300" distR="114300" simplePos="0" relativeHeight="251734016" behindDoc="0" locked="0" layoutInCell="1" allowOverlap="1" wp14:anchorId="6B6ACB42" wp14:editId="7B04808F">
            <wp:simplePos x="0" y="0"/>
            <wp:positionH relativeFrom="column">
              <wp:posOffset>3901440</wp:posOffset>
            </wp:positionH>
            <wp:positionV relativeFrom="paragraph">
              <wp:posOffset>285115</wp:posOffset>
            </wp:positionV>
            <wp:extent cx="2317750" cy="1701800"/>
            <wp:effectExtent l="0" t="0" r="635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7750" cy="1701800"/>
                    </a:xfrm>
                    <a:prstGeom prst="rect">
                      <a:avLst/>
                    </a:prstGeom>
                    <a:noFill/>
                  </pic:spPr>
                </pic:pic>
              </a:graphicData>
            </a:graphic>
          </wp:anchor>
        </w:drawing>
      </w:r>
    </w:p>
    <w:p w14:paraId="73C596DE" w14:textId="77777777" w:rsidR="00E40EB3" w:rsidRDefault="00E1132B">
      <w:r>
        <w:rPr>
          <w:noProof/>
          <w:lang w:bidi="ar-SA"/>
        </w:rPr>
        <w:drawing>
          <wp:inline distT="0" distB="0" distL="0" distR="0" wp14:anchorId="76C4E934" wp14:editId="7B336872">
            <wp:extent cx="2060575" cy="847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0575" cy="847725"/>
                    </a:xfrm>
                    <a:prstGeom prst="rect">
                      <a:avLst/>
                    </a:prstGeom>
                    <a:noFill/>
                  </pic:spPr>
                </pic:pic>
              </a:graphicData>
            </a:graphic>
          </wp:inline>
        </w:drawing>
      </w:r>
    </w:p>
    <w:p w14:paraId="7E39C578" w14:textId="77777777" w:rsidR="00394968" w:rsidRDefault="00394968"/>
    <w:p w14:paraId="0959927F" w14:textId="77777777" w:rsidR="00207CDD" w:rsidRDefault="00207CDD">
      <w:pPr>
        <w:rPr>
          <w:noProof/>
        </w:rPr>
      </w:pPr>
    </w:p>
    <w:p w14:paraId="4C55B607" w14:textId="77777777" w:rsidR="00207CDD" w:rsidRDefault="00207CDD">
      <w:pPr>
        <w:rPr>
          <w:noProof/>
        </w:rPr>
      </w:pPr>
    </w:p>
    <w:p w14:paraId="0F35049C" w14:textId="77777777" w:rsidR="00207CDD" w:rsidRDefault="008E3128">
      <w:pPr>
        <w:rPr>
          <w:noProof/>
        </w:rPr>
      </w:pPr>
      <w:r>
        <w:rPr>
          <w:noProof/>
          <w:lang w:bidi="ar-SA"/>
        </w:rPr>
        <w:lastRenderedPageBreak/>
        <w:drawing>
          <wp:anchor distT="0" distB="0" distL="114300" distR="114300" simplePos="0" relativeHeight="251735040" behindDoc="0" locked="0" layoutInCell="1" allowOverlap="1" wp14:anchorId="7E3AE7A7" wp14:editId="34D5F6D1">
            <wp:simplePos x="0" y="0"/>
            <wp:positionH relativeFrom="column">
              <wp:posOffset>3640455</wp:posOffset>
            </wp:positionH>
            <wp:positionV relativeFrom="paragraph">
              <wp:posOffset>0</wp:posOffset>
            </wp:positionV>
            <wp:extent cx="2597150" cy="19259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7150" cy="1925955"/>
                    </a:xfrm>
                    <a:prstGeom prst="rect">
                      <a:avLst/>
                    </a:prstGeom>
                    <a:noFill/>
                  </pic:spPr>
                </pic:pic>
              </a:graphicData>
            </a:graphic>
          </wp:anchor>
        </w:drawing>
      </w:r>
    </w:p>
    <w:p w14:paraId="7FFE94E2" w14:textId="77777777" w:rsidR="00207CDD" w:rsidRDefault="008E3128">
      <w:r>
        <w:rPr>
          <w:noProof/>
          <w:lang w:bidi="ar-SA"/>
        </w:rPr>
        <w:drawing>
          <wp:inline distT="0" distB="0" distL="0" distR="0" wp14:anchorId="0F6A813A" wp14:editId="03EC449F">
            <wp:extent cx="1945005" cy="883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5005" cy="883920"/>
                    </a:xfrm>
                    <a:prstGeom prst="rect">
                      <a:avLst/>
                    </a:prstGeom>
                    <a:noFill/>
                  </pic:spPr>
                </pic:pic>
              </a:graphicData>
            </a:graphic>
          </wp:inline>
        </w:drawing>
      </w:r>
    </w:p>
    <w:p w14:paraId="64A2957D" w14:textId="77777777" w:rsidR="008E3128" w:rsidRDefault="008E3128"/>
    <w:p w14:paraId="4C4DD21F" w14:textId="77777777" w:rsidR="008E3128" w:rsidRDefault="008E3128"/>
    <w:p w14:paraId="6082D6D0" w14:textId="77777777" w:rsidR="008E3128" w:rsidRDefault="008E3128"/>
    <w:p w14:paraId="1677C474" w14:textId="77777777" w:rsidR="008E3128" w:rsidRDefault="008E3128"/>
    <w:p w14:paraId="0BB85648" w14:textId="77777777" w:rsidR="00207CDD" w:rsidRDefault="00207CDD">
      <w:r>
        <w:t>As demonstrated in the above illustrations</w:t>
      </w:r>
      <w:r w:rsidR="008A7198">
        <w:t>,</w:t>
      </w:r>
      <w:r>
        <w:t xml:space="preserve"> the greater</w:t>
      </w:r>
      <w:r w:rsidR="00D94BA6">
        <w:t xml:space="preserve"> the range of data points being use</w:t>
      </w:r>
      <w:r w:rsidR="008A7198">
        <w:t>d</w:t>
      </w:r>
      <w:r w:rsidR="00D94BA6">
        <w:t xml:space="preserve"> for line fit</w:t>
      </w:r>
      <w:r w:rsidR="008A7198">
        <w:t xml:space="preserve">, </w:t>
      </w:r>
      <w:r w:rsidR="00D94BA6">
        <w:t xml:space="preserve">the more standardized </w:t>
      </w:r>
      <w:proofErr w:type="gramStart"/>
      <w:r w:rsidR="00D94BA6">
        <w:t xml:space="preserve">as </w:t>
      </w:r>
      <w:r w:rsidR="008A7198">
        <w:t xml:space="preserve">a </w:t>
      </w:r>
      <w:r w:rsidR="00D94BA6">
        <w:t>whole all</w:t>
      </w:r>
      <w:proofErr w:type="gramEnd"/>
      <w:r w:rsidR="00D94BA6">
        <w:t xml:space="preserve"> da</w:t>
      </w:r>
      <w:r w:rsidR="00E1132B">
        <w:t>ta points become. The graphical representation of calculated signals/concentrations displays the increasingly linear nature or “smoother” nature of the data. With smaller data sets (such as this one which only has 15 total data points)</w:t>
      </w:r>
      <w:r w:rsidR="008A7198">
        <w:t>,</w:t>
      </w:r>
      <w:r w:rsidR="00E1132B">
        <w:t xml:space="preserve"> high levels of smoothing can greatly impact the output data. </w:t>
      </w:r>
      <w:proofErr w:type="gramStart"/>
      <w:r w:rsidR="00E1132B">
        <w:t>However</w:t>
      </w:r>
      <w:proofErr w:type="gramEnd"/>
      <w:r w:rsidR="00E1132B">
        <w:t xml:space="preserve"> data smoothing is a very useful and needed fu</w:t>
      </w:r>
      <w:r w:rsidR="008A7198">
        <w:t>n</w:t>
      </w:r>
      <w:r w:rsidR="00E1132B">
        <w:t xml:space="preserve">ction, especially when working with larger experimental data set. </w:t>
      </w:r>
    </w:p>
    <w:p w14:paraId="39D2CE37" w14:textId="77777777" w:rsidR="00394968" w:rsidRDefault="00394968"/>
    <w:p w14:paraId="673DE773" w14:textId="77777777" w:rsidR="00E1132B" w:rsidRDefault="00E1132B"/>
    <w:p w14:paraId="4CE50DF4" w14:textId="77777777" w:rsidR="00E1132B" w:rsidRDefault="00E1132B"/>
    <w:p w14:paraId="0A55280E" w14:textId="77777777" w:rsidR="00E1132B" w:rsidRDefault="00E1132B"/>
    <w:p w14:paraId="7FEE4F77" w14:textId="77777777" w:rsidR="00E1132B" w:rsidRDefault="00E1132B"/>
    <w:p w14:paraId="746B72C7" w14:textId="77777777" w:rsidR="00E1132B" w:rsidRDefault="00E1132B"/>
    <w:p w14:paraId="591F2185" w14:textId="77777777" w:rsidR="00E1132B" w:rsidRDefault="00E1132B"/>
    <w:p w14:paraId="1A55D472" w14:textId="77777777" w:rsidR="00E1132B" w:rsidRDefault="00E1132B"/>
    <w:p w14:paraId="69C3C6D2" w14:textId="77777777" w:rsidR="00E1132B" w:rsidRDefault="00E1132B"/>
    <w:p w14:paraId="16AF42FA" w14:textId="77777777" w:rsidR="00E1132B" w:rsidRDefault="00E1132B"/>
    <w:p w14:paraId="5CA93EBF" w14:textId="77777777" w:rsidR="00E1132B" w:rsidRDefault="00E1132B"/>
    <w:p w14:paraId="63D8FBA1" w14:textId="77777777" w:rsidR="00E1132B" w:rsidRDefault="00E1132B"/>
    <w:p w14:paraId="163A2BF4" w14:textId="77777777" w:rsidR="00E1132B" w:rsidRDefault="00E1132B"/>
    <w:p w14:paraId="50B4E8A9" w14:textId="77777777" w:rsidR="008E3128" w:rsidRDefault="008E3128"/>
    <w:p w14:paraId="474E7E00" w14:textId="77777777" w:rsidR="00A62E1A" w:rsidRDefault="00A62E1A"/>
    <w:p w14:paraId="2944A157" w14:textId="77777777" w:rsidR="00E1132B" w:rsidRDefault="00A62E1A" w:rsidP="00491E9F">
      <w:pPr>
        <w:pStyle w:val="Heading2"/>
      </w:pPr>
      <w:bookmarkStart w:id="142" w:name="_Toc519240342"/>
      <w:r w:rsidRPr="00A62E1A">
        <w:t>Raw Signal Thresholds</w:t>
      </w:r>
      <w:r>
        <w:t>:</w:t>
      </w:r>
      <w:bookmarkEnd w:id="142"/>
    </w:p>
    <w:p w14:paraId="48EE4A31" w14:textId="77777777" w:rsidR="003B1462" w:rsidRDefault="00800BED">
      <w:r>
        <w:t xml:space="preserve">The Raw Signal Threshold eliminates any recorded signals </w:t>
      </w:r>
      <w:r w:rsidR="0016769D">
        <w:t xml:space="preserve">below a certain threshold. </w:t>
      </w:r>
      <w:r w:rsidR="002F0692">
        <w:t xml:space="preserve">This will eliminate any unwanted minor signals. </w:t>
      </w:r>
      <w:r w:rsidR="00991EED">
        <w:t>Signals above a certain threshold can</w:t>
      </w:r>
      <w:r w:rsidR="0016769D">
        <w:t xml:space="preserve"> also</w:t>
      </w:r>
      <w:r w:rsidR="00991EED">
        <w:t xml:space="preserve"> be deleted. </w:t>
      </w:r>
      <w:r w:rsidR="007B673C">
        <w:t>A user may want</w:t>
      </w:r>
      <w:r w:rsidR="003B1462">
        <w:t xml:space="preserve"> to delete a large mass fragment signal </w:t>
      </w:r>
      <w:r w:rsidR="007B673C">
        <w:t>if</w:t>
      </w:r>
      <w:r w:rsidR="003B1462">
        <w:t xml:space="preserve"> it overlaps and thus obscures the mass fragments signals of other molecules.</w:t>
      </w:r>
    </w:p>
    <w:p w14:paraId="78A10D7E" w14:textId="77777777" w:rsidR="00D42148" w:rsidRPr="00E30687" w:rsidRDefault="00D42148"/>
    <w:p w14:paraId="558F96DB" w14:textId="2C4DD8F1" w:rsidR="00A62E1A" w:rsidRDefault="009C21B3">
      <w:pPr>
        <w:rPr>
          <w:b/>
        </w:rPr>
      </w:pPr>
      <w:r>
        <w:rPr>
          <w:b/>
          <w:noProof/>
          <w:lang w:bidi="ar-SA"/>
        </w:rPr>
        <mc:AlternateContent>
          <mc:Choice Requires="wps">
            <w:drawing>
              <wp:anchor distT="0" distB="0" distL="114300" distR="114300" simplePos="0" relativeHeight="251768832" behindDoc="0" locked="0" layoutInCell="1" allowOverlap="1" wp14:anchorId="1A11443B" wp14:editId="06CE1D7C">
                <wp:simplePos x="0" y="0"/>
                <wp:positionH relativeFrom="column">
                  <wp:posOffset>-586105</wp:posOffset>
                </wp:positionH>
                <wp:positionV relativeFrom="paragraph">
                  <wp:posOffset>135890</wp:posOffset>
                </wp:positionV>
                <wp:extent cx="2494915" cy="1349375"/>
                <wp:effectExtent l="0" t="0" r="635" b="31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349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B2C15" w14:textId="77777777" w:rsidR="00FA4E14" w:rsidRDefault="00FA4E14">
                            <w:r>
                              <w:t>(right): the calculated relative signals with no Raw Signal Thresholds. (Below): the input text file specifying the section detailing the Raw Signal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443B" id="Text Box 125" o:spid="_x0000_s1055" type="#_x0000_t202" style="position:absolute;margin-left:-46.15pt;margin-top:10.7pt;width:196.45pt;height:10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" fillcolor="white [3201]" strokeweight=".5pt">
                <v:path arrowok="t"/>
                <v:textbox>
                  <w:txbxContent>
                    <w:p w14:paraId="4C1B2C15" w14:textId="77777777" w:rsidR="00FA4E14" w:rsidRDefault="00FA4E14">
                      <w:r>
                        <w:t>(right): the calculated relative signals with no Raw Signal Thresholds. (Below): the input text file specifying the section detailing the Raw Signal Threshold</w:t>
                      </w:r>
                    </w:p>
                  </w:txbxContent>
                </v:textbox>
              </v:shape>
            </w:pict>
          </mc:Fallback>
        </mc:AlternateContent>
      </w:r>
      <w:r w:rsidR="00A45169">
        <w:rPr>
          <w:noProof/>
          <w:lang w:bidi="ar-SA"/>
        </w:rPr>
        <w:drawing>
          <wp:anchor distT="0" distB="0" distL="114300" distR="114300" simplePos="0" relativeHeight="251762688" behindDoc="0" locked="0" layoutInCell="1" allowOverlap="1" wp14:anchorId="23735551" wp14:editId="1A9CBBA7">
            <wp:simplePos x="0" y="0"/>
            <wp:positionH relativeFrom="column">
              <wp:posOffset>2198370</wp:posOffset>
            </wp:positionH>
            <wp:positionV relativeFrom="paragraph">
              <wp:posOffset>252730</wp:posOffset>
            </wp:positionV>
            <wp:extent cx="4524375" cy="285813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24375" cy="2858135"/>
                    </a:xfrm>
                    <a:prstGeom prst="rect">
                      <a:avLst/>
                    </a:prstGeom>
                  </pic:spPr>
                </pic:pic>
              </a:graphicData>
            </a:graphic>
          </wp:anchor>
        </w:drawing>
      </w:r>
    </w:p>
    <w:p w14:paraId="009B219C" w14:textId="77777777" w:rsidR="00A62E1A" w:rsidRPr="00A62E1A" w:rsidRDefault="00A62E1A"/>
    <w:p w14:paraId="5A650D2D" w14:textId="77777777" w:rsidR="00E1132B" w:rsidRDefault="00E1132B"/>
    <w:p w14:paraId="71B75754" w14:textId="77777777" w:rsidR="00E1132B" w:rsidRDefault="00A45169">
      <w:r>
        <w:rPr>
          <w:noProof/>
          <w:lang w:bidi="ar-SA"/>
        </w:rPr>
        <w:drawing>
          <wp:anchor distT="0" distB="0" distL="114300" distR="114300" simplePos="0" relativeHeight="251765760" behindDoc="0" locked="0" layoutInCell="1" allowOverlap="1" wp14:anchorId="09D7A421" wp14:editId="30C02AC8">
            <wp:simplePos x="0" y="0"/>
            <wp:positionH relativeFrom="column">
              <wp:posOffset>-888365</wp:posOffset>
            </wp:positionH>
            <wp:positionV relativeFrom="paragraph">
              <wp:posOffset>725170</wp:posOffset>
            </wp:positionV>
            <wp:extent cx="2657475" cy="1007110"/>
            <wp:effectExtent l="0" t="0" r="952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657475" cy="1007110"/>
                    </a:xfrm>
                    <a:prstGeom prst="rect">
                      <a:avLst/>
                    </a:prstGeom>
                  </pic:spPr>
                </pic:pic>
              </a:graphicData>
            </a:graphic>
          </wp:anchor>
        </w:drawing>
      </w:r>
    </w:p>
    <w:p w14:paraId="219E30F9" w14:textId="77777777" w:rsidR="00E1132B" w:rsidRDefault="00E1132B"/>
    <w:p w14:paraId="4CC972E2" w14:textId="77777777" w:rsidR="00E1132B" w:rsidRDefault="00E1132B"/>
    <w:p w14:paraId="67492B4E" w14:textId="77777777" w:rsidR="00A45169" w:rsidRDefault="00A45169"/>
    <w:p w14:paraId="7D0F3C0E" w14:textId="77777777" w:rsidR="00A45169" w:rsidRDefault="00A45169"/>
    <w:p w14:paraId="4C7FD46E" w14:textId="77777777" w:rsidR="00A45169" w:rsidRDefault="005B70F7">
      <w:r>
        <w:t xml:space="preserve">There are two options to utilize the signal threshold. The user can choose a raw threshold value that is then compared to all signals. The user </w:t>
      </w:r>
      <w:r w:rsidR="00096B96">
        <w:t xml:space="preserve">also </w:t>
      </w:r>
      <w:r>
        <w:t xml:space="preserve">can choose a raw signal threshold divider which will divide all signals before being compared to the raw threshold value. </w:t>
      </w:r>
    </w:p>
    <w:p w14:paraId="5F0556CD" w14:textId="77777777" w:rsidR="00A45169" w:rsidRDefault="003B1462">
      <w:r>
        <w:rPr>
          <w:noProof/>
          <w:lang w:bidi="ar-SA"/>
        </w:rPr>
        <w:lastRenderedPageBreak/>
        <w:drawing>
          <wp:anchor distT="0" distB="0" distL="114300" distR="114300" simplePos="0" relativeHeight="251763712" behindDoc="0" locked="0" layoutInCell="1" allowOverlap="1" wp14:anchorId="5735F540" wp14:editId="4C0E73BD">
            <wp:simplePos x="0" y="0"/>
            <wp:positionH relativeFrom="column">
              <wp:posOffset>2359025</wp:posOffset>
            </wp:positionH>
            <wp:positionV relativeFrom="paragraph">
              <wp:posOffset>243205</wp:posOffset>
            </wp:positionV>
            <wp:extent cx="4365625" cy="278701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65625" cy="2787015"/>
                    </a:xfrm>
                    <a:prstGeom prst="rect">
                      <a:avLst/>
                    </a:prstGeom>
                  </pic:spPr>
                </pic:pic>
              </a:graphicData>
            </a:graphic>
          </wp:anchor>
        </w:drawing>
      </w:r>
    </w:p>
    <w:p w14:paraId="6ADFE451" w14:textId="3CB7926F" w:rsidR="00E1132B" w:rsidRDefault="009C21B3">
      <w:r>
        <w:rPr>
          <w:noProof/>
          <w:lang w:bidi="ar-SA"/>
        </w:rPr>
        <mc:AlternateContent>
          <mc:Choice Requires="wps">
            <w:drawing>
              <wp:anchor distT="0" distB="0" distL="114300" distR="114300" simplePos="0" relativeHeight="251769856" behindDoc="0" locked="0" layoutInCell="1" allowOverlap="1" wp14:anchorId="617AEB2E" wp14:editId="6E869964">
                <wp:simplePos x="0" y="0"/>
                <wp:positionH relativeFrom="column">
                  <wp:posOffset>-709930</wp:posOffset>
                </wp:positionH>
                <wp:positionV relativeFrom="paragraph">
                  <wp:posOffset>185420</wp:posOffset>
                </wp:positionV>
                <wp:extent cx="2477135" cy="1189355"/>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7135" cy="1189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E7261" w14:textId="77777777" w:rsidR="00FA4E14" w:rsidRDefault="00FA4E14">
                            <w:r>
                              <w:t>(right): the calculated relative signals displaying the effects of using the Raw Signal Threshold. (Below</w:t>
                            </w:r>
                            <w:proofErr w:type="gramStart"/>
                            <w:r>
                              <w:t>):the</w:t>
                            </w:r>
                            <w:proofErr w:type="gramEnd"/>
                            <w:r>
                              <w:t xml:space="preserve"> input text file demonstrating the use of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7AEB2E" id="Text Box 126" o:spid="_x0000_s1056" type="#_x0000_t202" style="position:absolute;margin-left:-55.9pt;margin-top:14.6pt;width:195.05pt;height:9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" fillcolor="white [3201]" strokeweight=".5pt">
                <v:path arrowok="t"/>
                <v:textbox>
                  <w:txbxContent>
                    <w:p w14:paraId="72AE7261" w14:textId="77777777" w:rsidR="00FA4E14" w:rsidRDefault="00FA4E14">
                      <w:r>
                        <w:t xml:space="preserve">(right): the calculated relative signals displaying the effects of using the Raw Signal Threshold. (Below):the input text file demonstrating the use of the  </w:t>
                      </w:r>
                    </w:p>
                  </w:txbxContent>
                </v:textbox>
              </v:shape>
            </w:pict>
          </mc:Fallback>
        </mc:AlternateContent>
      </w:r>
    </w:p>
    <w:p w14:paraId="2A46DC35" w14:textId="77777777" w:rsidR="00E1132B" w:rsidRDefault="00E1132B"/>
    <w:p w14:paraId="7B7A9C91" w14:textId="77777777" w:rsidR="00E1132B" w:rsidRDefault="00E1132B"/>
    <w:p w14:paraId="29D5532C" w14:textId="77777777" w:rsidR="00E1132B" w:rsidRDefault="00E1132B"/>
    <w:p w14:paraId="77E4996B" w14:textId="77777777" w:rsidR="00E1132B" w:rsidRDefault="007B673C">
      <w:r>
        <w:rPr>
          <w:noProof/>
          <w:lang w:bidi="ar-SA"/>
        </w:rPr>
        <w:drawing>
          <wp:anchor distT="0" distB="0" distL="114300" distR="114300" simplePos="0" relativeHeight="251764736" behindDoc="0" locked="0" layoutInCell="1" allowOverlap="1" wp14:anchorId="439D3587" wp14:editId="011B5284">
            <wp:simplePos x="0" y="0"/>
            <wp:positionH relativeFrom="column">
              <wp:posOffset>-826135</wp:posOffset>
            </wp:positionH>
            <wp:positionV relativeFrom="paragraph">
              <wp:posOffset>375285</wp:posOffset>
            </wp:positionV>
            <wp:extent cx="2865120" cy="930910"/>
            <wp:effectExtent l="0" t="0" r="0" b="254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865120" cy="930910"/>
                    </a:xfrm>
                    <a:prstGeom prst="rect">
                      <a:avLst/>
                    </a:prstGeom>
                  </pic:spPr>
                </pic:pic>
              </a:graphicData>
            </a:graphic>
          </wp:anchor>
        </w:drawing>
      </w:r>
    </w:p>
    <w:p w14:paraId="17DEA74B" w14:textId="77777777" w:rsidR="008E3128" w:rsidRDefault="008E3128"/>
    <w:p w14:paraId="53C4A0D1" w14:textId="77777777" w:rsidR="00E1132B" w:rsidRDefault="00884EA2" w:rsidP="008E3128">
      <w:pPr>
        <w:ind w:firstLine="720"/>
      </w:pPr>
      <w:r>
        <w:t>The threshold limit is based o</w:t>
      </w:r>
      <w:r w:rsidR="00096B96">
        <w:t>n</w:t>
      </w:r>
      <w:r>
        <w:t xml:space="preserve"> the percentage a molecule contributes to a mass </w:t>
      </w:r>
      <w:r w:rsidR="0019160D">
        <w:t xml:space="preserve">fragments signal. </w:t>
      </w:r>
      <w:proofErr w:type="gramStart"/>
      <w:r w:rsidR="0019160D">
        <w:t>Thus</w:t>
      </w:r>
      <w:proofErr w:type="gramEnd"/>
      <w:r w:rsidR="0019160D">
        <w:t xml:space="preserve"> if the t</w:t>
      </w:r>
      <w:r>
        <w:t>hreshold limit is set to 80% and</w:t>
      </w:r>
      <w:r w:rsidR="0019160D">
        <w:t xml:space="preserve"> a</w:t>
      </w:r>
      <w:r>
        <w:t xml:space="preserve"> molecule contributes</w:t>
      </w:r>
      <w:r w:rsidR="0019160D">
        <w:t xml:space="preserve"> 83% of a mass fragment</w:t>
      </w:r>
      <w:r w:rsidR="00096B96">
        <w:t>’</w:t>
      </w:r>
      <w:r w:rsidR="0019160D">
        <w:t xml:space="preserve">s raw signal then that molecule’s contributions are set to zero. </w:t>
      </w:r>
      <w:r>
        <w:t xml:space="preserve"> </w:t>
      </w:r>
      <w:r w:rsidR="003B1462">
        <w:t xml:space="preserve"> </w:t>
      </w:r>
    </w:p>
    <w:p w14:paraId="395A5116" w14:textId="77777777" w:rsidR="00E1132B" w:rsidRDefault="00E1132B"/>
    <w:p w14:paraId="58E586B1" w14:textId="77777777" w:rsidR="00E1132B" w:rsidRDefault="0019160D">
      <w:r>
        <w:rPr>
          <w:noProof/>
          <w:lang w:bidi="ar-SA"/>
        </w:rPr>
        <w:drawing>
          <wp:anchor distT="0" distB="0" distL="114300" distR="114300" simplePos="0" relativeHeight="251766784" behindDoc="0" locked="0" layoutInCell="1" allowOverlap="1" wp14:anchorId="10393699" wp14:editId="7DF0383D">
            <wp:simplePos x="0" y="0"/>
            <wp:positionH relativeFrom="column">
              <wp:posOffset>1928495</wp:posOffset>
            </wp:positionH>
            <wp:positionV relativeFrom="paragraph">
              <wp:posOffset>225425</wp:posOffset>
            </wp:positionV>
            <wp:extent cx="4823460" cy="2875915"/>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823460" cy="2875915"/>
                    </a:xfrm>
                    <a:prstGeom prst="rect">
                      <a:avLst/>
                    </a:prstGeom>
                  </pic:spPr>
                </pic:pic>
              </a:graphicData>
            </a:graphic>
          </wp:anchor>
        </w:drawing>
      </w:r>
    </w:p>
    <w:p w14:paraId="786D1C00" w14:textId="59D8D759" w:rsidR="00E1132B" w:rsidRDefault="009C21B3">
      <w:r>
        <w:rPr>
          <w:noProof/>
          <w:lang w:bidi="ar-SA"/>
        </w:rPr>
        <mc:AlternateContent>
          <mc:Choice Requires="wps">
            <w:drawing>
              <wp:anchor distT="0" distB="0" distL="114300" distR="114300" simplePos="0" relativeHeight="251770880" behindDoc="0" locked="0" layoutInCell="1" allowOverlap="1" wp14:anchorId="03AA6B65" wp14:editId="66294F6C">
                <wp:simplePos x="0" y="0"/>
                <wp:positionH relativeFrom="column">
                  <wp:posOffset>-346075</wp:posOffset>
                </wp:positionH>
                <wp:positionV relativeFrom="paragraph">
                  <wp:posOffset>204470</wp:posOffset>
                </wp:positionV>
                <wp:extent cx="1695450" cy="1882140"/>
                <wp:effectExtent l="0" t="0"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88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526B" w14:textId="77777777" w:rsidR="00FA4E14" w:rsidRDefault="00FA4E14">
                            <w:r>
                              <w:t xml:space="preserve">(right) The resolved signals generated from using a signal threshold limit of 85%. (below) Implementing the threshold limit.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AA6B65" id="Text Box 127" o:spid="_x0000_s1057" type="#_x0000_t202" style="position:absolute;margin-left:-27.25pt;margin-top:16.1pt;width:133.5pt;height:148.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" fillcolor="white [3201]" strokeweight=".5pt">
                <v:path arrowok="t"/>
                <v:textbox>
                  <w:txbxContent>
                    <w:p w14:paraId="69E4526B" w14:textId="77777777" w:rsidR="00FA4E14" w:rsidRDefault="00FA4E14">
                      <w:r>
                        <w:t xml:space="preserve">(right) The resolved signals generated from using a signal threshold limit of 85%. (below) Implementing the threshold limit. </w:t>
                      </w:r>
                    </w:p>
                  </w:txbxContent>
                </v:textbox>
              </v:shape>
            </w:pict>
          </mc:Fallback>
        </mc:AlternateContent>
      </w:r>
    </w:p>
    <w:p w14:paraId="0CD814D4" w14:textId="77777777" w:rsidR="00E1132B" w:rsidRDefault="00E1132B"/>
    <w:p w14:paraId="58A3C0FC" w14:textId="77777777" w:rsidR="00E1132B" w:rsidRDefault="00E1132B"/>
    <w:p w14:paraId="1D2F77B0" w14:textId="77777777" w:rsidR="00E1132B" w:rsidRDefault="00E1132B"/>
    <w:p w14:paraId="410F633E" w14:textId="77777777" w:rsidR="00E1132B" w:rsidRDefault="00E1132B"/>
    <w:p w14:paraId="065F263B" w14:textId="77777777" w:rsidR="00E1132B" w:rsidRDefault="00E1132B"/>
    <w:p w14:paraId="0B4A5DB5" w14:textId="77777777" w:rsidR="00E1132B" w:rsidRDefault="00E1132B"/>
    <w:p w14:paraId="3EF9AC0A" w14:textId="77777777" w:rsidR="00E1132B" w:rsidRDefault="0019160D">
      <w:r>
        <w:rPr>
          <w:noProof/>
          <w:lang w:bidi="ar-SA"/>
        </w:rPr>
        <w:drawing>
          <wp:anchor distT="0" distB="0" distL="114300" distR="114300" simplePos="0" relativeHeight="251767808" behindDoc="0" locked="0" layoutInCell="1" allowOverlap="1" wp14:anchorId="3BE6BADD" wp14:editId="1D9B7A77">
            <wp:simplePos x="0" y="0"/>
            <wp:positionH relativeFrom="column">
              <wp:posOffset>-737235</wp:posOffset>
            </wp:positionH>
            <wp:positionV relativeFrom="paragraph">
              <wp:posOffset>377825</wp:posOffset>
            </wp:positionV>
            <wp:extent cx="2414270" cy="1013460"/>
            <wp:effectExtent l="0" t="0" r="508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414270" cy="1013460"/>
                    </a:xfrm>
                    <a:prstGeom prst="rect">
                      <a:avLst/>
                    </a:prstGeom>
                  </pic:spPr>
                </pic:pic>
              </a:graphicData>
            </a:graphic>
          </wp:anchor>
        </w:drawing>
      </w:r>
    </w:p>
    <w:p w14:paraId="0B49D9D2" w14:textId="77777777" w:rsidR="00E1132B" w:rsidRDefault="00E1132B"/>
    <w:p w14:paraId="2B360D21" w14:textId="77777777" w:rsidR="00E1132B" w:rsidRDefault="00E1132B"/>
    <w:p w14:paraId="53A27B89" w14:textId="77777777" w:rsidR="004F0441" w:rsidRDefault="004F0441"/>
    <w:p w14:paraId="1B6A1ABA" w14:textId="77777777" w:rsidR="008E3128" w:rsidRDefault="008E3128"/>
    <w:p w14:paraId="509010E2" w14:textId="77777777" w:rsidR="00E1132B" w:rsidRPr="009C1193" w:rsidRDefault="00414C50" w:rsidP="00491E9F">
      <w:pPr>
        <w:pStyle w:val="Heading2"/>
      </w:pPr>
      <w:bookmarkStart w:id="143" w:name="_Toc519240343"/>
      <w:r w:rsidRPr="009C1193">
        <w:t>Negative Analyzer</w:t>
      </w:r>
      <w:r w:rsidR="00E1132B" w:rsidRPr="009C1193">
        <w:t>:</w:t>
      </w:r>
      <w:bookmarkEnd w:id="143"/>
      <w:r w:rsidR="00E1132B" w:rsidRPr="009C1193">
        <w:t xml:space="preserve"> </w:t>
      </w:r>
    </w:p>
    <w:p w14:paraId="41E49A99" w14:textId="77777777" w:rsidR="00E1132B" w:rsidRDefault="005F08C2">
      <w:r>
        <w:t xml:space="preserve">The Negative Analyzer function prevents negative values from being generated by MSRESOLVE when determining signals or concentrations profiles. </w:t>
      </w:r>
    </w:p>
    <w:p w14:paraId="7A0BBA04" w14:textId="77777777" w:rsidR="005F08C2" w:rsidRDefault="005F08C2"/>
    <w:p w14:paraId="2EEC34DF" w14:textId="77777777" w:rsidR="005F08C2" w:rsidRDefault="005F08C2"/>
    <w:p w14:paraId="36B52DF2" w14:textId="77777777" w:rsidR="005F08C2" w:rsidRDefault="005F08C2">
      <w:r>
        <w:t>Below is a simple example displaying the effects of the Negative Analyzer.</w:t>
      </w:r>
      <w:r w:rsidRPr="005F08C2">
        <w:t xml:space="preserve"> The same data set discussed in the previous method discussion is used as an example here</w:t>
      </w:r>
      <w:r w:rsidR="00096B96">
        <w:t xml:space="preserve">. </w:t>
      </w:r>
      <w:r>
        <w:t>(</w:t>
      </w:r>
      <w:r w:rsidR="00096B96">
        <w:t>T</w:t>
      </w:r>
      <w:r>
        <w:t>here is NO preprocessing</w:t>
      </w:r>
      <w:r w:rsidR="00096B96">
        <w:t>.</w:t>
      </w:r>
      <w:r>
        <w:t>)</w:t>
      </w:r>
    </w:p>
    <w:p w14:paraId="5FB07C12" w14:textId="77777777" w:rsidR="005F08C2" w:rsidRDefault="005F08C2" w:rsidP="005F08C2">
      <w:pPr>
        <w:ind w:left="720"/>
      </w:pPr>
      <w:r>
        <w:t>A</w:t>
      </w:r>
      <w:r w:rsidRPr="00D43D16">
        <w:t xml:space="preserve"> theoretical data set modelin</w:t>
      </w:r>
      <w:r>
        <w:t xml:space="preserve">g the reaction of </w:t>
      </w:r>
      <w:r w:rsidR="00096B96">
        <w:t>m</w:t>
      </w:r>
      <w:r>
        <w:t xml:space="preserve">ethanol and </w:t>
      </w:r>
      <w:r w:rsidR="00096B96">
        <w:t>o</w:t>
      </w:r>
      <w:r w:rsidRPr="00D43D16">
        <w:t>xygen</w:t>
      </w:r>
      <w:r w:rsidR="00096B96">
        <w:t xml:space="preserve"> </w:t>
      </w:r>
      <w:r>
        <w:t>(roughly twice as much initial methanol as oxygen)</w:t>
      </w:r>
      <w:r w:rsidRPr="00D43D16">
        <w:t xml:space="preserve"> to generate </w:t>
      </w:r>
      <w:r w:rsidR="00096B96">
        <w:t>f</w:t>
      </w:r>
      <w:r w:rsidRPr="00D43D16">
        <w:t xml:space="preserve">ormaldehyde is analyzed by the MSRESOLVE program. Initially, in the theoretical data, there is no </w:t>
      </w:r>
      <w:r w:rsidR="00096B96">
        <w:t>f</w:t>
      </w:r>
      <w:r w:rsidRPr="00D43D16">
        <w:t xml:space="preserve">ormaldehyde present. </w:t>
      </w:r>
    </w:p>
    <w:p w14:paraId="1094B29B" w14:textId="77777777" w:rsidR="005F08C2" w:rsidRDefault="005F08C2"/>
    <w:p w14:paraId="3394A5A6" w14:textId="77777777" w:rsidR="005F08C2" w:rsidRDefault="005F08C2">
      <w:r>
        <w:rPr>
          <w:noProof/>
          <w:lang w:bidi="ar-SA"/>
        </w:rPr>
        <w:drawing>
          <wp:anchor distT="0" distB="0" distL="114300" distR="114300" simplePos="0" relativeHeight="251737088" behindDoc="0" locked="0" layoutInCell="1" allowOverlap="1" wp14:anchorId="70B5FA53" wp14:editId="10512CDA">
            <wp:simplePos x="0" y="0"/>
            <wp:positionH relativeFrom="column">
              <wp:posOffset>2725420</wp:posOffset>
            </wp:positionH>
            <wp:positionV relativeFrom="paragraph">
              <wp:posOffset>304165</wp:posOffset>
            </wp:positionV>
            <wp:extent cx="3239770" cy="238950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9770" cy="2389505"/>
                    </a:xfrm>
                    <a:prstGeom prst="rect">
                      <a:avLst/>
                    </a:prstGeom>
                    <a:noFill/>
                  </pic:spPr>
                </pic:pic>
              </a:graphicData>
            </a:graphic>
          </wp:anchor>
        </w:drawing>
      </w:r>
      <w:r>
        <w:rPr>
          <w:noProof/>
          <w:lang w:bidi="ar-SA"/>
        </w:rPr>
        <w:drawing>
          <wp:anchor distT="0" distB="0" distL="114300" distR="114300" simplePos="0" relativeHeight="251736064" behindDoc="0" locked="0" layoutInCell="1" allowOverlap="1" wp14:anchorId="153273DA" wp14:editId="4B931EB4">
            <wp:simplePos x="0" y="0"/>
            <wp:positionH relativeFrom="column">
              <wp:posOffset>-579755</wp:posOffset>
            </wp:positionH>
            <wp:positionV relativeFrom="paragraph">
              <wp:posOffset>14605</wp:posOffset>
            </wp:positionV>
            <wp:extent cx="3439795" cy="397510"/>
            <wp:effectExtent l="0" t="0" r="8255"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9795" cy="397510"/>
                    </a:xfrm>
                    <a:prstGeom prst="rect">
                      <a:avLst/>
                    </a:prstGeom>
                    <a:noFill/>
                  </pic:spPr>
                </pic:pic>
              </a:graphicData>
            </a:graphic>
          </wp:anchor>
        </w:drawing>
      </w:r>
    </w:p>
    <w:p w14:paraId="68A393C4" w14:textId="77777777" w:rsidR="005F08C2" w:rsidRDefault="005F08C2"/>
    <w:p w14:paraId="6668A476" w14:textId="77777777" w:rsidR="005F08C2" w:rsidRDefault="005F08C2"/>
    <w:p w14:paraId="577A3009" w14:textId="77777777" w:rsidR="005F08C2" w:rsidRDefault="005F08C2"/>
    <w:p w14:paraId="0591BC10" w14:textId="77777777" w:rsidR="005F08C2" w:rsidRDefault="005F08C2"/>
    <w:p w14:paraId="42E86FC7" w14:textId="77777777" w:rsidR="005F08C2" w:rsidRDefault="005F08C2"/>
    <w:p w14:paraId="6A150772" w14:textId="77777777" w:rsidR="005F08C2" w:rsidRDefault="005F08C2"/>
    <w:p w14:paraId="43CB9EAB" w14:textId="77777777" w:rsidR="005F08C2" w:rsidRDefault="005F08C2"/>
    <w:p w14:paraId="7592E26E" w14:textId="77777777" w:rsidR="005F08C2" w:rsidRDefault="005F08C2">
      <w:r>
        <w:rPr>
          <w:noProof/>
          <w:lang w:bidi="ar-SA"/>
        </w:rPr>
        <w:drawing>
          <wp:anchor distT="0" distB="0" distL="114300" distR="114300" simplePos="0" relativeHeight="251738112" behindDoc="0" locked="0" layoutInCell="1" allowOverlap="1" wp14:anchorId="660DB52E" wp14:editId="36ECA517">
            <wp:simplePos x="0" y="0"/>
            <wp:positionH relativeFrom="column">
              <wp:posOffset>-679450</wp:posOffset>
            </wp:positionH>
            <wp:positionV relativeFrom="paragraph">
              <wp:posOffset>209550</wp:posOffset>
            </wp:positionV>
            <wp:extent cx="3693795" cy="440690"/>
            <wp:effectExtent l="0" t="0" r="190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3795" cy="440690"/>
                    </a:xfrm>
                    <a:prstGeom prst="rect">
                      <a:avLst/>
                    </a:prstGeom>
                    <a:noFill/>
                  </pic:spPr>
                </pic:pic>
              </a:graphicData>
            </a:graphic>
          </wp:anchor>
        </w:drawing>
      </w:r>
    </w:p>
    <w:p w14:paraId="1F058DC6" w14:textId="77777777" w:rsidR="005F08C2" w:rsidRDefault="005F08C2"/>
    <w:p w14:paraId="331CA97D" w14:textId="77777777" w:rsidR="005F08C2" w:rsidRDefault="005F08C2">
      <w:r>
        <w:rPr>
          <w:noProof/>
          <w:lang w:bidi="ar-SA"/>
        </w:rPr>
        <w:lastRenderedPageBreak/>
        <w:drawing>
          <wp:anchor distT="0" distB="0" distL="114300" distR="114300" simplePos="0" relativeHeight="251739136" behindDoc="0" locked="0" layoutInCell="1" allowOverlap="1" wp14:anchorId="2F86351B" wp14:editId="4AB006CE">
            <wp:simplePos x="0" y="0"/>
            <wp:positionH relativeFrom="column">
              <wp:posOffset>2724785</wp:posOffset>
            </wp:positionH>
            <wp:positionV relativeFrom="paragraph">
              <wp:posOffset>73025</wp:posOffset>
            </wp:positionV>
            <wp:extent cx="3693795" cy="2226945"/>
            <wp:effectExtent l="0" t="0" r="190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3795" cy="2226945"/>
                    </a:xfrm>
                    <a:prstGeom prst="rect">
                      <a:avLst/>
                    </a:prstGeom>
                    <a:noFill/>
                  </pic:spPr>
                </pic:pic>
              </a:graphicData>
            </a:graphic>
          </wp:anchor>
        </w:drawing>
      </w:r>
    </w:p>
    <w:p w14:paraId="6D9F01F7" w14:textId="77777777" w:rsidR="005F08C2" w:rsidRDefault="005F08C2"/>
    <w:p w14:paraId="081B4D9B" w14:textId="77777777" w:rsidR="005F08C2" w:rsidRDefault="005F08C2"/>
    <w:p w14:paraId="1A7CE3F1" w14:textId="77777777" w:rsidR="005F08C2" w:rsidRDefault="005F08C2"/>
    <w:p w14:paraId="4441439B" w14:textId="77777777" w:rsidR="005F08C2" w:rsidRDefault="005F08C2"/>
    <w:p w14:paraId="16CB6DD9" w14:textId="77777777" w:rsidR="005F08C2" w:rsidRDefault="005F08C2"/>
    <w:p w14:paraId="1541DDD3" w14:textId="77777777" w:rsidR="005F08C2" w:rsidRDefault="005F08C2"/>
    <w:p w14:paraId="1AE79FC7" w14:textId="77777777" w:rsidR="007501EB" w:rsidRDefault="002F7A39">
      <w:r>
        <w:rPr>
          <w:noProof/>
          <w:lang w:bidi="ar-SA"/>
        </w:rPr>
        <w:lastRenderedPageBreak/>
        <w:drawing>
          <wp:anchor distT="0" distB="0" distL="114300" distR="114300" simplePos="0" relativeHeight="251744256" behindDoc="0" locked="0" layoutInCell="1" allowOverlap="1" wp14:anchorId="5E01D6F0" wp14:editId="079FA7AF">
            <wp:simplePos x="0" y="0"/>
            <wp:positionH relativeFrom="column">
              <wp:posOffset>-506095</wp:posOffset>
            </wp:positionH>
            <wp:positionV relativeFrom="paragraph">
              <wp:posOffset>-506095</wp:posOffset>
            </wp:positionV>
            <wp:extent cx="3569335" cy="7030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569335" cy="7030720"/>
                    </a:xfrm>
                    <a:prstGeom prst="rect">
                      <a:avLst/>
                    </a:prstGeom>
                  </pic:spPr>
                </pic:pic>
              </a:graphicData>
            </a:graphic>
          </wp:anchor>
        </w:drawing>
      </w:r>
    </w:p>
    <w:p w14:paraId="42E94AA4" w14:textId="77777777" w:rsidR="005F08C2" w:rsidRDefault="005F08C2"/>
    <w:p w14:paraId="0AE15C02" w14:textId="77777777" w:rsidR="005F08C2" w:rsidRDefault="005F08C2"/>
    <w:p w14:paraId="029377D2" w14:textId="01DD9486" w:rsidR="005F08C2" w:rsidRDefault="009C21B3">
      <w:r>
        <w:rPr>
          <w:noProof/>
          <w:lang w:bidi="ar-SA"/>
        </w:rPr>
        <mc:AlternateContent>
          <mc:Choice Requires="wps">
            <w:drawing>
              <wp:anchor distT="0" distB="0" distL="114300" distR="114300" simplePos="0" relativeHeight="251745280" behindDoc="0" locked="0" layoutInCell="1" allowOverlap="1" wp14:anchorId="12F086AB" wp14:editId="05D61B2F">
                <wp:simplePos x="0" y="0"/>
                <wp:positionH relativeFrom="column">
                  <wp:posOffset>3631565</wp:posOffset>
                </wp:positionH>
                <wp:positionV relativeFrom="paragraph">
                  <wp:posOffset>255270</wp:posOffset>
                </wp:positionV>
                <wp:extent cx="1837690" cy="141160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690" cy="1411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D05E1" w14:textId="77777777" w:rsidR="00FA4E14" w:rsidRDefault="00FA4E14">
                            <w:r>
                              <w:t xml:space="preserve">(left) A Visual overview of the Data analysis section. The bold line represents the suggested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F086AB" id="Text Box 97" o:spid="_x0000_s1058" type="#_x0000_t202" style="position:absolute;margin-left:285.95pt;margin-top:20.1pt;width:144.7pt;height:111.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" fillcolor="white [3201]" strokeweight=".5pt">
                <v:path arrowok="t"/>
                <v:textbox>
                  <w:txbxContent>
                    <w:p w14:paraId="24FD05E1" w14:textId="77777777" w:rsidR="00FA4E14" w:rsidRDefault="00FA4E14">
                      <w:r>
                        <w:t xml:space="preserve">(left) A Visual overview of the Data analysis section. The bold line represents the suggested path. </w:t>
                      </w:r>
                    </w:p>
                  </w:txbxContent>
                </v:textbox>
              </v:shape>
            </w:pict>
          </mc:Fallback>
        </mc:AlternateContent>
      </w:r>
    </w:p>
    <w:p w14:paraId="6E686484" w14:textId="77777777" w:rsidR="005F08C2" w:rsidRDefault="005F08C2"/>
    <w:p w14:paraId="35E502C2" w14:textId="77777777" w:rsidR="005F08C2" w:rsidRDefault="005F08C2"/>
    <w:p w14:paraId="2DA79F20" w14:textId="77777777" w:rsidR="002F7A39" w:rsidRDefault="002F7A39"/>
    <w:p w14:paraId="12904F84" w14:textId="77777777" w:rsidR="002F7A39" w:rsidRDefault="002F7A39"/>
    <w:p w14:paraId="454739F8" w14:textId="77777777" w:rsidR="002F7A39" w:rsidRDefault="002F7A39"/>
    <w:p w14:paraId="5887AFB7" w14:textId="77777777" w:rsidR="002F7A39" w:rsidRDefault="002F7A39"/>
    <w:p w14:paraId="686CEA67" w14:textId="77777777" w:rsidR="002F7A39" w:rsidRDefault="002F7A39"/>
    <w:p w14:paraId="356952FA" w14:textId="77777777" w:rsidR="002F7A39" w:rsidRDefault="002F7A39"/>
    <w:p w14:paraId="24A10754" w14:textId="77777777" w:rsidR="002F7A39" w:rsidRDefault="002F7A39"/>
    <w:p w14:paraId="50A2F86F" w14:textId="77777777" w:rsidR="002F7A39" w:rsidRDefault="002F7A39"/>
    <w:p w14:paraId="172188C7" w14:textId="77777777" w:rsidR="002F7A39" w:rsidRDefault="002F7A39"/>
    <w:p w14:paraId="7C88F495" w14:textId="77777777" w:rsidR="002F7A39" w:rsidRDefault="002F7A39"/>
    <w:p w14:paraId="2D1C0479" w14:textId="77777777" w:rsidR="002F7A39" w:rsidRDefault="002F7A39"/>
    <w:p w14:paraId="26E451AD" w14:textId="77777777" w:rsidR="002F7A39" w:rsidRDefault="002F7A39"/>
    <w:p w14:paraId="201E2AC6" w14:textId="77777777" w:rsidR="002F7A39" w:rsidRDefault="002F7A39"/>
    <w:p w14:paraId="405BA800" w14:textId="77777777" w:rsidR="002F7A39" w:rsidRDefault="002F7A39"/>
    <w:p w14:paraId="1748D913" w14:textId="77777777" w:rsidR="002F7A39" w:rsidRDefault="002F7A39"/>
    <w:p w14:paraId="60BC75E8" w14:textId="77777777" w:rsidR="002F7A39" w:rsidRDefault="002F7A39"/>
    <w:p w14:paraId="3904347A" w14:textId="77777777" w:rsidR="002F7A39" w:rsidRDefault="002F7A39"/>
    <w:p w14:paraId="715DF513" w14:textId="77777777" w:rsidR="002F7A39" w:rsidRDefault="002F7A39"/>
    <w:p w14:paraId="3C8FC20E" w14:textId="77777777" w:rsidR="002F7A39" w:rsidRDefault="002F7A39"/>
    <w:p w14:paraId="72145924" w14:textId="77777777" w:rsidR="002F7A39" w:rsidRDefault="002F7A39"/>
    <w:p w14:paraId="11ACB3EA" w14:textId="77777777" w:rsidR="002F7A39" w:rsidRDefault="002F7A39"/>
    <w:p w14:paraId="297ED8F9" w14:textId="77777777" w:rsidR="002F7A39" w:rsidRDefault="002F7A39"/>
    <w:p w14:paraId="02568E72" w14:textId="77777777" w:rsidR="005F08C2" w:rsidRDefault="009C1193" w:rsidP="00491E9F">
      <w:pPr>
        <w:pStyle w:val="Heading1"/>
      </w:pPr>
      <w:bookmarkStart w:id="144" w:name="_Toc519240344"/>
      <w:r w:rsidRPr="009C1193">
        <w:t>Data Analysis</w:t>
      </w:r>
      <w:r>
        <w:t>:</w:t>
      </w:r>
      <w:bookmarkEnd w:id="144"/>
    </w:p>
    <w:p w14:paraId="4DA3518D" w14:textId="77777777" w:rsidR="009C1193" w:rsidRPr="009C1193" w:rsidRDefault="009C1193">
      <w:pPr>
        <w:rPr>
          <w:b/>
        </w:rPr>
      </w:pPr>
    </w:p>
    <w:p w14:paraId="0D7C7987" w14:textId="7D5DB3F6" w:rsidR="00594AC5" w:rsidRDefault="00594AC5" w:rsidP="009C1193">
      <w:pPr>
        <w:spacing w:line="480" w:lineRule="auto"/>
        <w:ind w:firstLine="720"/>
      </w:pPr>
      <w:r>
        <w:t>After processing the raw mas</w:t>
      </w:r>
      <w:r w:rsidR="008F785B">
        <w:t>s spectroscopy data</w:t>
      </w:r>
      <w:r w:rsidR="00440B16">
        <w:t>,</w:t>
      </w:r>
      <w:r w:rsidR="008F785B">
        <w:t xml:space="preserve"> a set of equations can be found that includes the correction factors determined via Madix &amp; Ko method, the processed Raw Signals, and finally </w:t>
      </w:r>
      <w:proofErr w:type="gramStart"/>
      <w:r w:rsidR="008F785B">
        <w:t>the ,currently</w:t>
      </w:r>
      <w:proofErr w:type="gramEnd"/>
      <w:r w:rsidR="008F785B">
        <w:t xml:space="preserve"> unknown,  calculated signals relative to CO. The point of the data analysis section is to solve this system of equations. </w:t>
      </w:r>
    </w:p>
    <w:p w14:paraId="18F06938" w14:textId="47319B1F" w:rsidR="003F48A1" w:rsidRPr="003C2A1E" w:rsidRDefault="003F48A1" w:rsidP="003F48A1">
      <w:pPr>
        <w:rPr>
          <w:ins w:id="145" w:author="Rogers, Alexander M." w:date="2018-10-15T15:57:00Z"/>
        </w:rPr>
      </w:pPr>
      <w:ins w:id="146" w:author="Rogers, Alexander M." w:date="2018-10-15T15:57:00Z">
        <w:r w:rsidRPr="00BD389E">
          <w:rPr>
            <w:noProof/>
          </w:rPr>
          <mc:AlternateContent>
            <mc:Choice Requires="wps">
              <w:drawing>
                <wp:anchor distT="45720" distB="45720" distL="114300" distR="114300" simplePos="0" relativeHeight="251825152" behindDoc="1" locked="0" layoutInCell="1" allowOverlap="1" wp14:anchorId="38909552" wp14:editId="066E9106">
                  <wp:simplePos x="0" y="0"/>
                  <wp:positionH relativeFrom="column">
                    <wp:posOffset>3314700</wp:posOffset>
                  </wp:positionH>
                  <wp:positionV relativeFrom="paragraph">
                    <wp:posOffset>1181100</wp:posOffset>
                  </wp:positionV>
                  <wp:extent cx="828675" cy="1404620"/>
                  <wp:effectExtent l="0" t="0" r="952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solidFill>
                            <a:srgbClr val="FFFFFF"/>
                          </a:solidFill>
                          <a:ln w="9525">
                            <a:noFill/>
                            <a:miter lim="800000"/>
                            <a:headEnd/>
                            <a:tailEnd/>
                          </a:ln>
                        </wps:spPr>
                        <wps:txbx>
                          <w:txbxContent>
                            <w:p w14:paraId="13D404D7" w14:textId="77777777" w:rsidR="00FA4E14" w:rsidRDefault="00FA4E14" w:rsidP="003F48A1">
                              <w:r>
                                <w:t>Raw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09552" id="_x0000_s1059" type="#_x0000_t202" style="position:absolute;margin-left:261pt;margin-top:93pt;width:65.25pt;height:110.6pt;z-index:-251491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" stroked="f">
                  <v:textbox style="mso-fit-shape-to-text:t">
                    <w:txbxContent>
                      <w:p w14:paraId="13D404D7" w14:textId="77777777" w:rsidR="00FA4E14" w:rsidRDefault="00FA4E14" w:rsidP="003F48A1">
                        <w:r>
                          <w:t>Raw Signal</w:t>
                        </w:r>
                      </w:p>
                    </w:txbxContent>
                  </v:textbox>
                </v:shape>
              </w:pict>
            </mc:Fallback>
          </mc:AlternateContent>
        </w:r>
        <w:r w:rsidRPr="00BD389E">
          <w:rPr>
            <w:noProof/>
          </w:rPr>
          <mc:AlternateContent>
            <mc:Choice Requires="wps">
              <w:drawing>
                <wp:anchor distT="45720" distB="45720" distL="114300" distR="114300" simplePos="0" relativeHeight="251824128" behindDoc="1" locked="0" layoutInCell="1" allowOverlap="1" wp14:anchorId="7FC83420" wp14:editId="5604A224">
                  <wp:simplePos x="0" y="0"/>
                  <wp:positionH relativeFrom="column">
                    <wp:posOffset>2324100</wp:posOffset>
                  </wp:positionH>
                  <wp:positionV relativeFrom="paragraph">
                    <wp:posOffset>1190625</wp:posOffset>
                  </wp:positionV>
                  <wp:extent cx="1076325" cy="1404620"/>
                  <wp:effectExtent l="0" t="0" r="9525" b="127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solidFill>
                            <a:srgbClr val="FFFFFF"/>
                          </a:solidFill>
                          <a:ln w="9525">
                            <a:noFill/>
                            <a:miter lim="800000"/>
                            <a:headEnd/>
                            <a:tailEnd/>
                          </a:ln>
                        </wps:spPr>
                        <wps:txbx>
                          <w:txbxContent>
                            <w:p w14:paraId="3A2EE3E3" w14:textId="77777777" w:rsidR="00FA4E14" w:rsidRDefault="00FA4E14" w:rsidP="003F48A1">
                              <w:pPr>
                                <w:jc w:val="center"/>
                              </w:pPr>
                              <w:r>
                                <w:t>Signal Relative to 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83420" id="_x0000_s1060" type="#_x0000_t202" style="position:absolute;margin-left:183pt;margin-top:93.75pt;width:84.75pt;height:110.6pt;z-index:-251492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" stroked="f">
                  <v:textbox style="mso-fit-shape-to-text:t">
                    <w:txbxContent>
                      <w:p w14:paraId="3A2EE3E3" w14:textId="77777777" w:rsidR="00FA4E14" w:rsidRDefault="00FA4E14" w:rsidP="003F48A1">
                        <w:pPr>
                          <w:jc w:val="center"/>
                        </w:pPr>
                        <w:r>
                          <w:t>Signal Relative to CO</w:t>
                        </w:r>
                      </w:p>
                    </w:txbxContent>
                  </v:textbox>
                </v:shape>
              </w:pict>
            </mc:Fallback>
          </mc:AlternateContent>
        </w:r>
        <w:r w:rsidRPr="00BD389E">
          <w:rPr>
            <w:noProof/>
          </w:rPr>
          <mc:AlternateContent>
            <mc:Choice Requires="wps">
              <w:drawing>
                <wp:anchor distT="45720" distB="45720" distL="114300" distR="114300" simplePos="0" relativeHeight="251826176" behindDoc="1" locked="0" layoutInCell="1" allowOverlap="1" wp14:anchorId="45BCF3AA" wp14:editId="336AFCCC">
                  <wp:simplePos x="0" y="0"/>
                  <wp:positionH relativeFrom="column">
                    <wp:posOffset>466725</wp:posOffset>
                  </wp:positionH>
                  <wp:positionV relativeFrom="paragraph">
                    <wp:posOffset>1095375</wp:posOffset>
                  </wp:positionV>
                  <wp:extent cx="1704975" cy="342900"/>
                  <wp:effectExtent l="0" t="0" r="9525"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42900"/>
                          </a:xfrm>
                          <a:prstGeom prst="rect">
                            <a:avLst/>
                          </a:prstGeom>
                          <a:solidFill>
                            <a:srgbClr val="FFFFFF"/>
                          </a:solidFill>
                          <a:ln w="9525">
                            <a:noFill/>
                            <a:miter lim="800000"/>
                            <a:headEnd/>
                            <a:tailEnd/>
                          </a:ln>
                        </wps:spPr>
                        <wps:txbx>
                          <w:txbxContent>
                            <w:p w14:paraId="1C60216A" w14:textId="77777777" w:rsidR="00FA4E14" w:rsidRPr="00BD389E" w:rsidRDefault="00FA4E14">
                              <w:pPr>
                                <w:jc w:val="both"/>
                                <w:rPr>
                                  <w:sz w:val="24"/>
                                </w:rPr>
                                <w:pPrChange w:id="147" w:author="Rogers, Alexander M." w:date="2018-10-15T15:57:00Z">
                                  <w:pPr/>
                                </w:pPrChange>
                              </w:pPr>
                              <w:r w:rsidRPr="00BD389E">
                                <w:rPr>
                                  <w:sz w:val="24"/>
                                </w:rPr>
                                <w:t>C = Correction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CF3AA" id="_x0000_s1061" type="#_x0000_t202" style="position:absolute;margin-left:36.75pt;margin-top:86.25pt;width:134.25pt;height:27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" stroked="f">
                  <v:textbox>
                    <w:txbxContent>
                      <w:p w14:paraId="1C60216A" w14:textId="77777777" w:rsidR="00FA4E14" w:rsidRPr="00BD389E" w:rsidRDefault="00FA4E14">
                        <w:pPr>
                          <w:jc w:val="both"/>
                          <w:rPr>
                            <w:sz w:val="24"/>
                          </w:rPr>
                          <w:pPrChange w:id="131" w:author="Rogers, Alexander M." w:date="2018-10-15T15:57:00Z">
                            <w:pPr/>
                          </w:pPrChange>
                        </w:pPr>
                        <w:r w:rsidRPr="00BD389E">
                          <w:rPr>
                            <w:sz w:val="24"/>
                          </w:rPr>
                          <w:t>C = Correction Value</w:t>
                        </w:r>
                      </w:p>
                    </w:txbxContent>
                  </v:textbox>
                </v:shape>
              </w:pict>
            </mc:Fallback>
          </mc:AlternateContent>
        </w:r>
      </w:ins>
    </w:p>
    <w:p w14:paraId="5A01425D" w14:textId="77777777" w:rsidR="003F48A1" w:rsidRPr="003F48A1" w:rsidRDefault="00E2243F" w:rsidP="003F48A1">
      <w:pPr>
        <w:rPr>
          <w:ins w:id="148" w:author="Rogers, Alexander M." w:date="2018-10-15T15:57:00Z"/>
          <w:sz w:val="28"/>
        </w:rPr>
      </w:pPr>
      <m:oMathPara>
        <m:oMathParaPr>
          <m:jc m:val="left"/>
        </m:oMathParaPr>
        <m:oMath>
          <m:d>
            <m:dPr>
              <m:begChr m:val="["/>
              <m:endChr m:val="]"/>
              <m:ctrlPr>
                <w:ins w:id="149" w:author="Rogers, Alexander M." w:date="2018-10-15T15:57:00Z">
                  <w:rPr>
                    <w:rFonts w:ascii="Cambria Math" w:hAnsi="Cambria Math"/>
                    <w:i/>
                    <w:sz w:val="28"/>
                  </w:rPr>
                </w:ins>
              </m:ctrlPr>
            </m:dPr>
            <m:e>
              <m:m>
                <m:mPr>
                  <m:mcs>
                    <m:mc>
                      <m:mcPr>
                        <m:count m:val="3"/>
                        <m:mcJc m:val="center"/>
                      </m:mcPr>
                    </m:mc>
                  </m:mcs>
                  <m:ctrlPr>
                    <w:ins w:id="150" w:author="Rogers, Alexander M." w:date="2018-10-15T15:57:00Z">
                      <w:rPr>
                        <w:rFonts w:ascii="Cambria Math" w:hAnsi="Cambria Math"/>
                        <w:i/>
                        <w:sz w:val="28"/>
                      </w:rPr>
                    </w:ins>
                  </m:ctrlPr>
                </m:mPr>
                <m:mr>
                  <m:e>
                    <m:sSup>
                      <m:sSupPr>
                        <m:ctrlPr>
                          <w:ins w:id="151" w:author="Rogers, Alexander M." w:date="2018-10-15T15:57:00Z">
                            <w:rPr>
                              <w:rFonts w:ascii="Cambria Math" w:hAnsi="Cambria Math"/>
                              <w:i/>
                              <w:sz w:val="28"/>
                            </w:rPr>
                          </w:ins>
                        </m:ctrlPr>
                      </m:sSupPr>
                      <m:e>
                        <m:sSub>
                          <m:sSubPr>
                            <m:ctrlPr>
                              <w:ins w:id="152" w:author="Rogers, Alexander M." w:date="2018-10-15T15:57:00Z">
                                <w:rPr>
                                  <w:rFonts w:ascii="Cambria Math" w:hAnsi="Cambria Math"/>
                                  <w:i/>
                                  <w:sz w:val="28"/>
                                </w:rPr>
                              </w:ins>
                            </m:ctrlPr>
                          </m:sSubPr>
                          <m:e>
                            <m:r>
                              <w:ins w:id="153" w:author="Rogers, Alexander M." w:date="2018-10-15T15:57:00Z">
                                <w:rPr>
                                  <w:rFonts w:ascii="Cambria Math" w:hAnsi="Cambria Math"/>
                                  <w:sz w:val="28"/>
                                </w:rPr>
                                <m:t>C</m:t>
                              </w:ins>
                            </m:r>
                          </m:e>
                          <m:sub>
                            <m:r>
                              <w:ins w:id="154" w:author="Rogers, Alexander M." w:date="2018-10-15T15:57:00Z">
                                <w:rPr>
                                  <w:rFonts w:ascii="Cambria Math" w:hAnsi="Cambria Math"/>
                                  <w:sz w:val="28"/>
                                </w:rPr>
                                <m:t>x-m12</m:t>
                              </w:ins>
                            </m:r>
                          </m:sub>
                        </m:sSub>
                      </m:e>
                      <m:sup>
                        <m:r>
                          <w:ins w:id="155" w:author="Rogers, Alexander M." w:date="2018-10-15T15:57:00Z">
                            <w:rPr>
                              <w:rFonts w:ascii="Cambria Math" w:hAnsi="Cambria Math"/>
                              <w:sz w:val="28"/>
                            </w:rPr>
                            <m:t>-1</m:t>
                          </w:ins>
                        </m:r>
                      </m:sup>
                    </m:sSup>
                    <m:ctrlPr>
                      <w:ins w:id="156" w:author="Rogers, Alexander M." w:date="2018-10-15T15:57:00Z">
                        <w:rPr>
                          <w:rFonts w:ascii="Cambria Math" w:eastAsia="Cambria Math" w:hAnsi="Cambria Math" w:cs="Cambria Math"/>
                          <w:i/>
                          <w:sz w:val="28"/>
                        </w:rPr>
                      </w:ins>
                    </m:ctrlPr>
                  </m:e>
                  <m:e>
                    <m:sSup>
                      <m:sSupPr>
                        <m:ctrlPr>
                          <w:ins w:id="157" w:author="Rogers, Alexander M." w:date="2018-10-15T15:57:00Z">
                            <w:rPr>
                              <w:rFonts w:ascii="Cambria Math" w:eastAsia="Cambria Math" w:hAnsi="Cambria Math" w:cs="Cambria Math"/>
                              <w:i/>
                              <w:sz w:val="28"/>
                            </w:rPr>
                          </w:ins>
                        </m:ctrlPr>
                      </m:sSupPr>
                      <m:e>
                        <m:sSub>
                          <m:sSubPr>
                            <m:ctrlPr>
                              <w:ins w:id="158" w:author="Rogers, Alexander M." w:date="2018-10-15T15:57:00Z">
                                <w:rPr>
                                  <w:rFonts w:ascii="Cambria Math" w:eastAsia="Cambria Math" w:hAnsi="Cambria Math" w:cs="Cambria Math"/>
                                  <w:i/>
                                  <w:sz w:val="28"/>
                                </w:rPr>
                              </w:ins>
                            </m:ctrlPr>
                          </m:sSubPr>
                          <m:e>
                            <m:r>
                              <w:ins w:id="159" w:author="Rogers, Alexander M." w:date="2018-10-15T15:57:00Z">
                                <w:rPr>
                                  <w:rFonts w:ascii="Cambria Math" w:eastAsia="Cambria Math" w:hAnsi="Cambria Math" w:cs="Cambria Math"/>
                                  <w:sz w:val="28"/>
                                </w:rPr>
                                <m:t>C</m:t>
                              </w:ins>
                            </m:r>
                          </m:e>
                          <m:sub>
                            <m:r>
                              <w:ins w:id="160" w:author="Rogers, Alexander M." w:date="2018-10-15T15:57:00Z">
                                <w:rPr>
                                  <w:rFonts w:ascii="Cambria Math" w:eastAsia="Cambria Math" w:hAnsi="Cambria Math" w:cs="Cambria Math"/>
                                  <w:sz w:val="28"/>
                                </w:rPr>
                                <m:t>y-m12</m:t>
                              </w:ins>
                            </m:r>
                          </m:sub>
                        </m:sSub>
                      </m:e>
                      <m:sup>
                        <m:r>
                          <w:ins w:id="161" w:author="Rogers, Alexander M." w:date="2018-10-15T15:57:00Z">
                            <w:rPr>
                              <w:rFonts w:ascii="Cambria Math" w:eastAsia="Cambria Math" w:hAnsi="Cambria Math" w:cs="Cambria Math"/>
                              <w:sz w:val="28"/>
                            </w:rPr>
                            <m:t>-1</m:t>
                          </w:ins>
                        </m:r>
                      </m:sup>
                    </m:sSup>
                    <m:ctrlPr>
                      <w:ins w:id="162" w:author="Rogers, Alexander M." w:date="2018-10-15T15:57:00Z">
                        <w:rPr>
                          <w:rFonts w:ascii="Cambria Math" w:eastAsia="Cambria Math" w:hAnsi="Cambria Math" w:cs="Cambria Math"/>
                          <w:i/>
                          <w:sz w:val="28"/>
                        </w:rPr>
                      </w:ins>
                    </m:ctrlPr>
                  </m:e>
                  <m:e>
                    <m:sSup>
                      <m:sSupPr>
                        <m:ctrlPr>
                          <w:ins w:id="163" w:author="Rogers, Alexander M." w:date="2018-10-15T15:57:00Z">
                            <w:rPr>
                              <w:rFonts w:ascii="Cambria Math" w:eastAsia="Cambria Math" w:hAnsi="Cambria Math" w:cs="Cambria Math"/>
                              <w:i/>
                              <w:sz w:val="28"/>
                            </w:rPr>
                          </w:ins>
                        </m:ctrlPr>
                      </m:sSupPr>
                      <m:e>
                        <m:sSub>
                          <m:sSubPr>
                            <m:ctrlPr>
                              <w:ins w:id="164" w:author="Rogers, Alexander M." w:date="2018-10-15T15:57:00Z">
                                <w:rPr>
                                  <w:rFonts w:ascii="Cambria Math" w:eastAsia="Cambria Math" w:hAnsi="Cambria Math" w:cs="Cambria Math"/>
                                  <w:i/>
                                  <w:sz w:val="28"/>
                                </w:rPr>
                              </w:ins>
                            </m:ctrlPr>
                          </m:sSubPr>
                          <m:e>
                            <m:r>
                              <w:ins w:id="165" w:author="Rogers, Alexander M." w:date="2018-10-15T15:57:00Z">
                                <w:rPr>
                                  <w:rFonts w:ascii="Cambria Math" w:eastAsia="Cambria Math" w:hAnsi="Cambria Math" w:cs="Cambria Math"/>
                                  <w:sz w:val="28"/>
                                </w:rPr>
                                <m:t>C</m:t>
                              </w:ins>
                            </m:r>
                          </m:e>
                          <m:sub>
                            <m:r>
                              <w:ins w:id="166" w:author="Rogers, Alexander M." w:date="2018-10-15T15:57:00Z">
                                <w:rPr>
                                  <w:rFonts w:ascii="Cambria Math" w:eastAsia="Cambria Math" w:hAnsi="Cambria Math" w:cs="Cambria Math"/>
                                  <w:sz w:val="28"/>
                                </w:rPr>
                                <m:t>z-m12</m:t>
                              </w:ins>
                            </m:r>
                          </m:sub>
                        </m:sSub>
                      </m:e>
                      <m:sup>
                        <m:r>
                          <w:ins w:id="167" w:author="Rogers, Alexander M." w:date="2018-10-15T15:57:00Z">
                            <w:rPr>
                              <w:rFonts w:ascii="Cambria Math" w:eastAsia="Cambria Math" w:hAnsi="Cambria Math" w:cs="Cambria Math"/>
                              <w:sz w:val="28"/>
                            </w:rPr>
                            <m:t>-1</m:t>
                          </w:ins>
                        </m:r>
                      </m:sup>
                    </m:sSup>
                    <m:ctrlPr>
                      <w:ins w:id="168" w:author="Rogers, Alexander M." w:date="2018-10-15T15:57:00Z">
                        <w:rPr>
                          <w:rFonts w:ascii="Cambria Math" w:eastAsia="Cambria Math" w:hAnsi="Cambria Math" w:cs="Cambria Math"/>
                          <w:i/>
                          <w:sz w:val="28"/>
                        </w:rPr>
                      </w:ins>
                    </m:ctrlPr>
                  </m:e>
                </m:mr>
                <m:mr>
                  <m:e>
                    <m:sSup>
                      <m:sSupPr>
                        <m:ctrlPr>
                          <w:ins w:id="169" w:author="Rogers, Alexander M." w:date="2018-10-15T15:57:00Z">
                            <w:rPr>
                              <w:rFonts w:ascii="Cambria Math" w:eastAsia="Cambria Math" w:hAnsi="Cambria Math" w:cs="Cambria Math"/>
                              <w:i/>
                              <w:sz w:val="28"/>
                            </w:rPr>
                          </w:ins>
                        </m:ctrlPr>
                      </m:sSupPr>
                      <m:e>
                        <m:sSub>
                          <m:sSubPr>
                            <m:ctrlPr>
                              <w:ins w:id="170" w:author="Rogers, Alexander M." w:date="2018-10-15T15:57:00Z">
                                <w:rPr>
                                  <w:rFonts w:ascii="Cambria Math" w:eastAsia="Cambria Math" w:hAnsi="Cambria Math" w:cs="Cambria Math"/>
                                  <w:i/>
                                  <w:sz w:val="28"/>
                                </w:rPr>
                              </w:ins>
                            </m:ctrlPr>
                          </m:sSubPr>
                          <m:e>
                            <m:r>
                              <w:ins w:id="171" w:author="Rogers, Alexander M." w:date="2018-10-15T15:57:00Z">
                                <w:rPr>
                                  <w:rFonts w:ascii="Cambria Math" w:eastAsia="Cambria Math" w:hAnsi="Cambria Math" w:cs="Cambria Math"/>
                                  <w:sz w:val="28"/>
                                </w:rPr>
                                <m:t>C</m:t>
                              </w:ins>
                            </m:r>
                          </m:e>
                          <m:sub>
                            <m:r>
                              <w:ins w:id="172" w:author="Rogers, Alexander M." w:date="2018-10-15T15:57:00Z">
                                <w:rPr>
                                  <w:rFonts w:ascii="Cambria Math" w:eastAsia="Cambria Math" w:hAnsi="Cambria Math" w:cs="Cambria Math"/>
                                  <w:sz w:val="28"/>
                                </w:rPr>
                                <m:t>x-m13</m:t>
                              </w:ins>
                            </m:r>
                          </m:sub>
                        </m:sSub>
                      </m:e>
                      <m:sup>
                        <m:r>
                          <w:ins w:id="173" w:author="Rogers, Alexander M." w:date="2018-10-15T15:57:00Z">
                            <w:rPr>
                              <w:rFonts w:ascii="Cambria Math" w:eastAsia="Cambria Math" w:hAnsi="Cambria Math" w:cs="Cambria Math"/>
                              <w:sz w:val="28"/>
                            </w:rPr>
                            <m:t>-1</m:t>
                          </w:ins>
                        </m:r>
                      </m:sup>
                    </m:sSup>
                  </m:e>
                  <m:e>
                    <m:sSup>
                      <m:sSupPr>
                        <m:ctrlPr>
                          <w:ins w:id="174" w:author="Rogers, Alexander M." w:date="2018-10-15T15:57:00Z">
                            <w:rPr>
                              <w:rFonts w:ascii="Cambria Math" w:hAnsi="Cambria Math"/>
                              <w:i/>
                              <w:sz w:val="28"/>
                            </w:rPr>
                          </w:ins>
                        </m:ctrlPr>
                      </m:sSupPr>
                      <m:e>
                        <m:sSub>
                          <m:sSubPr>
                            <m:ctrlPr>
                              <w:ins w:id="175" w:author="Rogers, Alexander M." w:date="2018-10-15T15:57:00Z">
                                <w:rPr>
                                  <w:rFonts w:ascii="Cambria Math" w:hAnsi="Cambria Math"/>
                                  <w:i/>
                                  <w:sz w:val="28"/>
                                </w:rPr>
                              </w:ins>
                            </m:ctrlPr>
                          </m:sSubPr>
                          <m:e>
                            <m:r>
                              <w:ins w:id="176" w:author="Rogers, Alexander M." w:date="2018-10-15T15:57:00Z">
                                <w:rPr>
                                  <w:rFonts w:ascii="Cambria Math" w:hAnsi="Cambria Math"/>
                                  <w:sz w:val="28"/>
                                </w:rPr>
                                <m:t>C</m:t>
                              </w:ins>
                            </m:r>
                          </m:e>
                          <m:sub>
                            <m:r>
                              <w:ins w:id="177" w:author="Rogers, Alexander M." w:date="2018-10-15T15:57:00Z">
                                <w:rPr>
                                  <w:rFonts w:ascii="Cambria Math" w:hAnsi="Cambria Math"/>
                                  <w:sz w:val="28"/>
                                </w:rPr>
                                <m:t>y-m13</m:t>
                              </w:ins>
                            </m:r>
                          </m:sub>
                        </m:sSub>
                      </m:e>
                      <m:sup>
                        <m:r>
                          <w:ins w:id="178" w:author="Rogers, Alexander M." w:date="2018-10-15T15:57:00Z">
                            <w:rPr>
                              <w:rFonts w:ascii="Cambria Math" w:hAnsi="Cambria Math"/>
                              <w:sz w:val="28"/>
                            </w:rPr>
                            <m:t>-1</m:t>
                          </w:ins>
                        </m:r>
                      </m:sup>
                    </m:sSup>
                    <m:ctrlPr>
                      <w:ins w:id="179" w:author="Rogers, Alexander M." w:date="2018-10-15T15:57:00Z">
                        <w:rPr>
                          <w:rFonts w:ascii="Cambria Math" w:eastAsia="Cambria Math" w:hAnsi="Cambria Math" w:cs="Cambria Math"/>
                          <w:i/>
                          <w:sz w:val="28"/>
                        </w:rPr>
                      </w:ins>
                    </m:ctrlPr>
                  </m:e>
                  <m:e>
                    <m:sSup>
                      <m:sSupPr>
                        <m:ctrlPr>
                          <w:ins w:id="180" w:author="Rogers, Alexander M." w:date="2018-10-15T15:57:00Z">
                            <w:rPr>
                              <w:rFonts w:ascii="Cambria Math" w:eastAsia="Cambria Math" w:hAnsi="Cambria Math" w:cs="Cambria Math"/>
                              <w:i/>
                              <w:sz w:val="28"/>
                            </w:rPr>
                          </w:ins>
                        </m:ctrlPr>
                      </m:sSupPr>
                      <m:e>
                        <m:sSub>
                          <m:sSubPr>
                            <m:ctrlPr>
                              <w:ins w:id="181" w:author="Rogers, Alexander M." w:date="2018-10-15T15:57:00Z">
                                <w:rPr>
                                  <w:rFonts w:ascii="Cambria Math" w:eastAsia="Cambria Math" w:hAnsi="Cambria Math" w:cs="Cambria Math"/>
                                  <w:i/>
                                  <w:sz w:val="28"/>
                                </w:rPr>
                              </w:ins>
                            </m:ctrlPr>
                          </m:sSubPr>
                          <m:e>
                            <m:r>
                              <w:ins w:id="182" w:author="Rogers, Alexander M." w:date="2018-10-15T15:57:00Z">
                                <w:rPr>
                                  <w:rFonts w:ascii="Cambria Math" w:eastAsia="Cambria Math" w:hAnsi="Cambria Math" w:cs="Cambria Math"/>
                                  <w:sz w:val="28"/>
                                </w:rPr>
                                <m:t>C</m:t>
                              </w:ins>
                            </m:r>
                          </m:e>
                          <m:sub>
                            <m:r>
                              <w:ins w:id="183" w:author="Rogers, Alexander M." w:date="2018-10-15T15:57:00Z">
                                <w:rPr>
                                  <w:rFonts w:ascii="Cambria Math" w:eastAsia="Cambria Math" w:hAnsi="Cambria Math" w:cs="Cambria Math"/>
                                  <w:sz w:val="28"/>
                                </w:rPr>
                                <m:t>z-m13</m:t>
                              </w:ins>
                            </m:r>
                          </m:sub>
                        </m:sSub>
                      </m:e>
                      <m:sup>
                        <m:r>
                          <w:ins w:id="184" w:author="Rogers, Alexander M." w:date="2018-10-15T15:57:00Z">
                            <w:rPr>
                              <w:rFonts w:ascii="Cambria Math" w:eastAsia="Cambria Math" w:hAnsi="Cambria Math" w:cs="Cambria Math"/>
                              <w:sz w:val="28"/>
                            </w:rPr>
                            <m:t>-1</m:t>
                          </w:ins>
                        </m:r>
                      </m:sup>
                    </m:sSup>
                  </m:e>
                </m:mr>
                <m:mr>
                  <m:e>
                    <m:sSup>
                      <m:sSupPr>
                        <m:ctrlPr>
                          <w:ins w:id="185" w:author="Rogers, Alexander M." w:date="2018-10-15T15:57:00Z">
                            <w:rPr>
                              <w:rFonts w:ascii="Cambria Math" w:hAnsi="Cambria Math"/>
                              <w:i/>
                              <w:sz w:val="28"/>
                            </w:rPr>
                          </w:ins>
                        </m:ctrlPr>
                      </m:sSupPr>
                      <m:e>
                        <m:sSub>
                          <m:sSubPr>
                            <m:ctrlPr>
                              <w:ins w:id="186" w:author="Rogers, Alexander M." w:date="2018-10-15T15:57:00Z">
                                <w:rPr>
                                  <w:rFonts w:ascii="Cambria Math" w:hAnsi="Cambria Math"/>
                                  <w:i/>
                                  <w:sz w:val="28"/>
                                </w:rPr>
                              </w:ins>
                            </m:ctrlPr>
                          </m:sSubPr>
                          <m:e>
                            <m:r>
                              <w:ins w:id="187" w:author="Rogers, Alexander M." w:date="2018-10-15T15:57:00Z">
                                <w:rPr>
                                  <w:rFonts w:ascii="Cambria Math" w:hAnsi="Cambria Math"/>
                                  <w:sz w:val="28"/>
                                </w:rPr>
                                <m:t>C</m:t>
                              </w:ins>
                            </m:r>
                          </m:e>
                          <m:sub>
                            <m:r>
                              <w:ins w:id="188" w:author="Rogers, Alexander M." w:date="2018-10-15T15:57:00Z">
                                <w:rPr>
                                  <w:rFonts w:ascii="Cambria Math" w:hAnsi="Cambria Math"/>
                                  <w:sz w:val="28"/>
                                </w:rPr>
                                <m:t>x-m14</m:t>
                              </w:ins>
                            </m:r>
                          </m:sub>
                        </m:sSub>
                      </m:e>
                      <m:sup>
                        <m:r>
                          <w:ins w:id="189" w:author="Rogers, Alexander M." w:date="2018-10-15T15:57:00Z">
                            <w:rPr>
                              <w:rFonts w:ascii="Cambria Math" w:hAnsi="Cambria Math"/>
                              <w:sz w:val="28"/>
                            </w:rPr>
                            <m:t>-1</m:t>
                          </w:ins>
                        </m:r>
                      </m:sup>
                    </m:sSup>
                  </m:e>
                  <m:e>
                    <m:sSup>
                      <m:sSupPr>
                        <m:ctrlPr>
                          <w:ins w:id="190" w:author="Rogers, Alexander M." w:date="2018-10-15T15:57:00Z">
                            <w:rPr>
                              <w:rFonts w:ascii="Cambria Math" w:hAnsi="Cambria Math"/>
                              <w:i/>
                              <w:sz w:val="28"/>
                            </w:rPr>
                          </w:ins>
                        </m:ctrlPr>
                      </m:sSupPr>
                      <m:e>
                        <m:sSub>
                          <m:sSubPr>
                            <m:ctrlPr>
                              <w:ins w:id="191" w:author="Rogers, Alexander M." w:date="2018-10-15T15:57:00Z">
                                <w:rPr>
                                  <w:rFonts w:ascii="Cambria Math" w:hAnsi="Cambria Math"/>
                                  <w:i/>
                                  <w:sz w:val="28"/>
                                </w:rPr>
                              </w:ins>
                            </m:ctrlPr>
                          </m:sSubPr>
                          <m:e>
                            <m:r>
                              <w:ins w:id="192" w:author="Rogers, Alexander M." w:date="2018-10-15T15:57:00Z">
                                <w:rPr>
                                  <w:rFonts w:ascii="Cambria Math" w:hAnsi="Cambria Math"/>
                                  <w:sz w:val="28"/>
                                </w:rPr>
                                <m:t>C</m:t>
                              </w:ins>
                            </m:r>
                          </m:e>
                          <m:sub>
                            <m:r>
                              <w:ins w:id="193" w:author="Rogers, Alexander M." w:date="2018-10-15T15:57:00Z">
                                <w:rPr>
                                  <w:rFonts w:ascii="Cambria Math" w:hAnsi="Cambria Math"/>
                                  <w:sz w:val="28"/>
                                </w:rPr>
                                <m:t>y-m14</m:t>
                              </w:ins>
                            </m:r>
                          </m:sub>
                        </m:sSub>
                      </m:e>
                      <m:sup>
                        <m:r>
                          <w:ins w:id="194" w:author="Rogers, Alexander M." w:date="2018-10-15T15:57:00Z">
                            <w:rPr>
                              <w:rFonts w:ascii="Cambria Math" w:hAnsi="Cambria Math"/>
                              <w:sz w:val="28"/>
                            </w:rPr>
                            <m:t>-1</m:t>
                          </w:ins>
                        </m:r>
                      </m:sup>
                    </m:sSup>
                    <m:ctrlPr>
                      <w:ins w:id="195" w:author="Rogers, Alexander M." w:date="2018-10-15T15:57:00Z">
                        <w:rPr>
                          <w:rFonts w:ascii="Cambria Math" w:eastAsia="Cambria Math" w:hAnsi="Cambria Math" w:cs="Cambria Math"/>
                          <w:i/>
                          <w:sz w:val="28"/>
                        </w:rPr>
                      </w:ins>
                    </m:ctrlPr>
                  </m:e>
                  <m:e>
                    <m:sSup>
                      <m:sSupPr>
                        <m:ctrlPr>
                          <w:ins w:id="196" w:author="Rogers, Alexander M." w:date="2018-10-15T15:57:00Z">
                            <w:rPr>
                              <w:rFonts w:ascii="Cambria Math" w:eastAsia="Cambria Math" w:hAnsi="Cambria Math" w:cs="Cambria Math"/>
                              <w:i/>
                              <w:sz w:val="28"/>
                            </w:rPr>
                          </w:ins>
                        </m:ctrlPr>
                      </m:sSupPr>
                      <m:e>
                        <m:sSub>
                          <m:sSubPr>
                            <m:ctrlPr>
                              <w:ins w:id="197" w:author="Rogers, Alexander M." w:date="2018-10-15T15:57:00Z">
                                <w:rPr>
                                  <w:rFonts w:ascii="Cambria Math" w:eastAsia="Cambria Math" w:hAnsi="Cambria Math" w:cs="Cambria Math"/>
                                  <w:i/>
                                  <w:sz w:val="28"/>
                                </w:rPr>
                              </w:ins>
                            </m:ctrlPr>
                          </m:sSubPr>
                          <m:e>
                            <m:r>
                              <w:ins w:id="198" w:author="Rogers, Alexander M." w:date="2018-10-15T15:57:00Z">
                                <w:rPr>
                                  <w:rFonts w:ascii="Cambria Math" w:eastAsia="Cambria Math" w:hAnsi="Cambria Math" w:cs="Cambria Math"/>
                                  <w:sz w:val="28"/>
                                </w:rPr>
                                <m:t>C</m:t>
                              </w:ins>
                            </m:r>
                          </m:e>
                          <m:sub>
                            <m:r>
                              <w:ins w:id="199" w:author="Rogers, Alexander M." w:date="2018-10-15T15:57:00Z">
                                <w:rPr>
                                  <w:rFonts w:ascii="Cambria Math" w:eastAsia="Cambria Math" w:hAnsi="Cambria Math" w:cs="Cambria Math"/>
                                  <w:sz w:val="28"/>
                                </w:rPr>
                                <m:t>z-m14</m:t>
                              </w:ins>
                            </m:r>
                          </m:sub>
                        </m:sSub>
                      </m:e>
                      <m:sup>
                        <m:r>
                          <w:ins w:id="200" w:author="Rogers, Alexander M." w:date="2018-10-15T15:57:00Z">
                            <w:rPr>
                              <w:rFonts w:ascii="Cambria Math" w:eastAsia="Cambria Math" w:hAnsi="Cambria Math" w:cs="Cambria Math"/>
                              <w:sz w:val="28"/>
                            </w:rPr>
                            <m:t>-1</m:t>
                          </w:ins>
                        </m:r>
                      </m:sup>
                    </m:sSup>
                  </m:e>
                </m:mr>
              </m:m>
            </m:e>
          </m:d>
          <m:d>
            <m:dPr>
              <m:begChr m:val="["/>
              <m:endChr m:val="]"/>
              <m:ctrlPr>
                <w:ins w:id="201" w:author="Rogers, Alexander M." w:date="2018-10-15T15:57:00Z">
                  <w:rPr>
                    <w:rFonts w:ascii="Cambria Math" w:hAnsi="Cambria Math"/>
                    <w:i/>
                    <w:sz w:val="28"/>
                  </w:rPr>
                </w:ins>
              </m:ctrlPr>
            </m:dPr>
            <m:e>
              <m:m>
                <m:mPr>
                  <m:mcs>
                    <m:mc>
                      <m:mcPr>
                        <m:count m:val="1"/>
                        <m:mcJc m:val="center"/>
                      </m:mcPr>
                    </m:mc>
                  </m:mcs>
                  <m:ctrlPr>
                    <w:ins w:id="202" w:author="Rogers, Alexander M." w:date="2018-10-15T15:57:00Z">
                      <w:rPr>
                        <w:rFonts w:ascii="Cambria Math" w:hAnsi="Cambria Math"/>
                        <w:i/>
                        <w:sz w:val="28"/>
                      </w:rPr>
                    </w:ins>
                  </m:ctrlPr>
                </m:mPr>
                <m:mr>
                  <m:e>
                    <m:r>
                      <w:ins w:id="203" w:author="Rogers, Alexander M." w:date="2018-10-15T15:57:00Z">
                        <w:rPr>
                          <w:rFonts w:ascii="Cambria Math" w:hAnsi="Cambria Math"/>
                          <w:sz w:val="28"/>
                        </w:rPr>
                        <m:t xml:space="preserve"> </m:t>
                      </w:ins>
                    </m:r>
                    <m:sSubSup>
                      <m:sSubSupPr>
                        <m:ctrlPr>
                          <w:ins w:id="204" w:author="Rogers, Alexander M." w:date="2018-10-15T15:57:00Z">
                            <w:rPr>
                              <w:rFonts w:ascii="Cambria Math" w:hAnsi="Cambria Math"/>
                              <w:i/>
                              <w:sz w:val="28"/>
                            </w:rPr>
                          </w:ins>
                        </m:ctrlPr>
                      </m:sSubSupPr>
                      <m:e>
                        <m:r>
                          <w:ins w:id="205" w:author="Rogers, Alexander M." w:date="2018-10-15T15:57:00Z">
                            <w:rPr>
                              <w:rFonts w:ascii="Cambria Math" w:hAnsi="Cambria Math"/>
                              <w:sz w:val="28"/>
                            </w:rPr>
                            <m:t xml:space="preserve"> x</m:t>
                          </w:ins>
                        </m:r>
                      </m:e>
                      <m:sub/>
                      <m:sup/>
                    </m:sSubSup>
                  </m:e>
                </m:mr>
                <m:mr>
                  <m:e>
                    <m:sSubSup>
                      <m:sSubSupPr>
                        <m:ctrlPr>
                          <w:ins w:id="206" w:author="Rogers, Alexander M." w:date="2018-10-15T15:57:00Z">
                            <w:rPr>
                              <w:rFonts w:ascii="Cambria Math" w:hAnsi="Cambria Math"/>
                              <w:i/>
                              <w:sz w:val="28"/>
                            </w:rPr>
                          </w:ins>
                        </m:ctrlPr>
                      </m:sSubSupPr>
                      <m:e>
                        <m:r>
                          <w:ins w:id="207" w:author="Rogers, Alexander M." w:date="2018-10-15T15:57:00Z">
                            <w:rPr>
                              <w:rFonts w:ascii="Cambria Math" w:hAnsi="Cambria Math"/>
                              <w:sz w:val="28"/>
                            </w:rPr>
                            <m:t xml:space="preserve">  y</m:t>
                          </w:ins>
                        </m:r>
                      </m:e>
                      <m:sub/>
                      <m:sup/>
                    </m:sSubSup>
                    <m:ctrlPr>
                      <w:ins w:id="208" w:author="Rogers, Alexander M." w:date="2018-10-15T15:57:00Z">
                        <w:rPr>
                          <w:rFonts w:ascii="Cambria Math" w:eastAsia="Cambria Math" w:hAnsi="Cambria Math" w:cs="Cambria Math"/>
                          <w:i/>
                          <w:sz w:val="28"/>
                        </w:rPr>
                      </w:ins>
                    </m:ctrlPr>
                  </m:e>
                </m:mr>
                <m:mr>
                  <m:e>
                    <m:sSubSup>
                      <m:sSubSupPr>
                        <m:ctrlPr>
                          <w:ins w:id="209" w:author="Rogers, Alexander M." w:date="2018-10-15T15:57:00Z">
                            <w:rPr>
                              <w:rFonts w:ascii="Cambria Math" w:eastAsia="Cambria Math" w:hAnsi="Cambria Math" w:cs="Cambria Math"/>
                              <w:i/>
                              <w:sz w:val="28"/>
                            </w:rPr>
                          </w:ins>
                        </m:ctrlPr>
                      </m:sSubSupPr>
                      <m:e>
                        <m:r>
                          <w:ins w:id="210" w:author="Rogers, Alexander M." w:date="2018-10-15T15:57:00Z">
                            <w:rPr>
                              <w:rFonts w:ascii="Cambria Math" w:eastAsia="Cambria Math" w:hAnsi="Cambria Math" w:cs="Cambria Math"/>
                              <w:sz w:val="28"/>
                            </w:rPr>
                            <m:t xml:space="preserve">  z</m:t>
                          </w:ins>
                        </m:r>
                      </m:e>
                      <m:sub/>
                      <m:sup/>
                    </m:sSubSup>
                  </m:e>
                </m:mr>
              </m:m>
            </m:e>
          </m:d>
          <m:r>
            <w:ins w:id="211" w:author="Rogers, Alexander M." w:date="2018-10-15T15:57:00Z">
              <w:rPr>
                <w:rFonts w:ascii="Cambria Math" w:hAnsi="Cambria Math"/>
                <w:sz w:val="28"/>
              </w:rPr>
              <m:t xml:space="preserve">= </m:t>
            </w:ins>
          </m:r>
          <m:d>
            <m:dPr>
              <m:begChr m:val="["/>
              <m:endChr m:val="]"/>
              <m:ctrlPr>
                <w:ins w:id="212" w:author="Rogers, Alexander M." w:date="2018-10-15T15:57:00Z">
                  <w:rPr>
                    <w:rFonts w:ascii="Cambria Math" w:hAnsi="Cambria Math"/>
                    <w:i/>
                    <w:sz w:val="28"/>
                  </w:rPr>
                </w:ins>
              </m:ctrlPr>
            </m:dPr>
            <m:e>
              <m:m>
                <m:mPr>
                  <m:mcs>
                    <m:mc>
                      <m:mcPr>
                        <m:count m:val="1"/>
                        <m:mcJc m:val="center"/>
                      </m:mcPr>
                    </m:mc>
                  </m:mcs>
                  <m:ctrlPr>
                    <w:ins w:id="213" w:author="Rogers, Alexander M." w:date="2018-10-15T15:57:00Z">
                      <w:rPr>
                        <w:rFonts w:ascii="Cambria Math" w:hAnsi="Cambria Math"/>
                        <w:i/>
                        <w:sz w:val="28"/>
                      </w:rPr>
                    </w:ins>
                  </m:ctrlPr>
                </m:mPr>
                <m:mr>
                  <m:e>
                    <m:sSubSup>
                      <m:sSubSupPr>
                        <m:ctrlPr>
                          <w:ins w:id="214" w:author="Rogers, Alexander M." w:date="2018-10-15T15:57:00Z">
                            <w:rPr>
                              <w:rFonts w:ascii="Cambria Math" w:hAnsi="Cambria Math"/>
                              <w:i/>
                              <w:sz w:val="28"/>
                            </w:rPr>
                          </w:ins>
                        </m:ctrlPr>
                      </m:sSubSupPr>
                      <m:e>
                        <m:r>
                          <w:ins w:id="215" w:author="Rogers, Alexander M." w:date="2018-10-15T15:57:00Z">
                            <w:rPr>
                              <w:rFonts w:ascii="Cambria Math" w:hAnsi="Cambria Math"/>
                              <w:sz w:val="28"/>
                            </w:rPr>
                            <m:t>S</m:t>
                          </w:ins>
                        </m:r>
                      </m:e>
                      <m:sub>
                        <m:r>
                          <w:ins w:id="216" w:author="Rogers, Alexander M." w:date="2018-10-15T15:57:00Z">
                            <w:rPr>
                              <w:rFonts w:ascii="Cambria Math" w:hAnsi="Cambria Math"/>
                              <w:sz w:val="28"/>
                            </w:rPr>
                            <m:t>m12</m:t>
                          </w:ins>
                        </m:r>
                      </m:sub>
                      <m:sup/>
                    </m:sSubSup>
                  </m:e>
                </m:mr>
                <m:mr>
                  <m:e>
                    <m:sSubSup>
                      <m:sSubSupPr>
                        <m:ctrlPr>
                          <w:ins w:id="217" w:author="Rogers, Alexander M." w:date="2018-10-15T15:57:00Z">
                            <w:rPr>
                              <w:rFonts w:ascii="Cambria Math" w:hAnsi="Cambria Math"/>
                              <w:i/>
                              <w:sz w:val="28"/>
                            </w:rPr>
                          </w:ins>
                        </m:ctrlPr>
                      </m:sSubSupPr>
                      <m:e>
                        <m:r>
                          <w:ins w:id="218" w:author="Rogers, Alexander M." w:date="2018-10-15T15:57:00Z">
                            <w:rPr>
                              <w:rFonts w:ascii="Cambria Math" w:hAnsi="Cambria Math"/>
                              <w:sz w:val="28"/>
                            </w:rPr>
                            <m:t>S</m:t>
                          </w:ins>
                        </m:r>
                      </m:e>
                      <m:sub>
                        <m:r>
                          <w:ins w:id="219" w:author="Rogers, Alexander M." w:date="2018-10-15T15:57:00Z">
                            <w:rPr>
                              <w:rFonts w:ascii="Cambria Math" w:hAnsi="Cambria Math"/>
                              <w:sz w:val="28"/>
                            </w:rPr>
                            <m:t>m13</m:t>
                          </w:ins>
                        </m:r>
                      </m:sub>
                      <m:sup/>
                    </m:sSubSup>
                    <m:ctrlPr>
                      <w:ins w:id="220" w:author="Rogers, Alexander M." w:date="2018-10-15T15:57:00Z">
                        <w:rPr>
                          <w:rFonts w:ascii="Cambria Math" w:eastAsia="Cambria Math" w:hAnsi="Cambria Math" w:cs="Cambria Math"/>
                          <w:i/>
                          <w:sz w:val="28"/>
                        </w:rPr>
                      </w:ins>
                    </m:ctrlPr>
                  </m:e>
                </m:mr>
                <m:mr>
                  <m:e>
                    <m:sSubSup>
                      <m:sSubSupPr>
                        <m:ctrlPr>
                          <w:ins w:id="221" w:author="Rogers, Alexander M." w:date="2018-10-15T15:57:00Z">
                            <w:rPr>
                              <w:rFonts w:ascii="Cambria Math" w:eastAsia="Cambria Math" w:hAnsi="Cambria Math" w:cs="Cambria Math"/>
                              <w:i/>
                              <w:sz w:val="28"/>
                            </w:rPr>
                          </w:ins>
                        </m:ctrlPr>
                      </m:sSubSupPr>
                      <m:e>
                        <m:r>
                          <w:ins w:id="222" w:author="Rogers, Alexander M." w:date="2018-10-15T15:57:00Z">
                            <w:rPr>
                              <w:rFonts w:ascii="Cambria Math" w:eastAsia="Cambria Math" w:hAnsi="Cambria Math" w:cs="Cambria Math"/>
                              <w:sz w:val="28"/>
                            </w:rPr>
                            <m:t>S</m:t>
                          </w:ins>
                        </m:r>
                      </m:e>
                      <m:sub>
                        <m:r>
                          <w:ins w:id="223" w:author="Rogers, Alexander M." w:date="2018-10-15T15:57:00Z">
                            <w:rPr>
                              <w:rFonts w:ascii="Cambria Math" w:eastAsia="Cambria Math" w:hAnsi="Cambria Math" w:cs="Cambria Math"/>
                              <w:sz w:val="28"/>
                            </w:rPr>
                            <m:t>m14</m:t>
                          </w:ins>
                        </m:r>
                      </m:sub>
                      <m:sup/>
                    </m:sSubSup>
                  </m:e>
                </m:mr>
              </m:m>
            </m:e>
          </m:d>
        </m:oMath>
      </m:oMathPara>
    </w:p>
    <w:p w14:paraId="7D5BCC63" w14:textId="77777777" w:rsidR="003F48A1" w:rsidRDefault="003F48A1" w:rsidP="003F48A1">
      <w:pPr>
        <w:rPr>
          <w:ins w:id="224" w:author="Rogers, Alexander M." w:date="2018-10-15T15:57:00Z"/>
        </w:rPr>
      </w:pPr>
    </w:p>
    <w:p w14:paraId="7B4ED85A" w14:textId="4D6CE190" w:rsidR="00BA3A58" w:rsidRDefault="00935A1B">
      <w:pPr>
        <w:spacing w:line="480" w:lineRule="auto"/>
        <w:jc w:val="right"/>
        <w:pPrChange w:id="225" w:author="Rogers, Alexander M." w:date="2018-10-15T15:57:00Z">
          <w:pPr>
            <w:spacing w:line="480" w:lineRule="auto"/>
          </w:pPr>
        </w:pPrChange>
      </w:pPr>
      <w:del w:id="226" w:author="Rogers, Alexander M." w:date="2018-10-15T15:21:00Z">
        <w:r w:rsidDel="00AC0FC9">
          <w:rPr>
            <w:noProof/>
            <w:lang w:bidi="ar-SA"/>
          </w:rPr>
          <w:drawing>
            <wp:inline distT="0" distB="0" distL="0" distR="0" wp14:anchorId="306B1A66" wp14:editId="65161CEA">
              <wp:extent cx="4243070" cy="15303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3070" cy="1530350"/>
                      </a:xfrm>
                      <a:prstGeom prst="rect">
                        <a:avLst/>
                      </a:prstGeom>
                      <a:noFill/>
                    </pic:spPr>
                  </pic:pic>
                </a:graphicData>
              </a:graphic>
            </wp:inline>
          </w:drawing>
        </w:r>
        <w:r w:rsidR="009C3ABF" w:rsidDel="00AC0FC9">
          <w:tab/>
        </w:r>
      </w:del>
      <w:r w:rsidR="009C3ABF">
        <w:tab/>
      </w:r>
      <w:r w:rsidR="009C3ABF">
        <w:tab/>
        <w:t xml:space="preserve">(Eqn. 1) </w:t>
      </w:r>
    </w:p>
    <w:p w14:paraId="1ACEEA43" w14:textId="77777777" w:rsidR="00BA3A58" w:rsidRDefault="009C3ABF" w:rsidP="009C1193">
      <w:pPr>
        <w:spacing w:line="480" w:lineRule="auto"/>
      </w:pPr>
      <w:r>
        <w:t>The correction values are calculated using the following equation from Madix and Ko:</w:t>
      </w:r>
    </w:p>
    <w:p w14:paraId="0EFDBFAB" w14:textId="77777777" w:rsidR="009C3ABF" w:rsidRDefault="00E2243F" w:rsidP="009C3ABF">
      <w:pPr>
        <w:spacing w:line="480" w:lineRule="auto"/>
        <w:jc w:val="right"/>
        <w:divId w:val="343821781"/>
        <w:rPr>
          <w:rFonts w:ascii="Cambria Math" w:hAnsi="Cambria Math"/>
        </w:rPr>
      </w:p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s</m:t>
                </m:r>
              </m:sub>
            </m:sSub>
          </m:den>
        </m:f>
        <m:nary>
          <m:naryPr>
            <m:chr m:val="∑"/>
            <m:limLoc m:val="undOvr"/>
            <m:ctrlPr>
              <w:rPr>
                <w:rFonts w:ascii="Cambria Math" w:hAnsi="Cambria Math"/>
                <w:i/>
                <w:iCs/>
                <w:sz w:val="28"/>
                <w:szCs w:val="28"/>
              </w:rPr>
            </m:ctrlPr>
          </m:naryPr>
          <m:sub>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0</m:t>
                </m:r>
              </m:sub>
            </m:sSub>
          </m:sub>
          <m:sup>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max</m:t>
                </m:r>
              </m:sub>
            </m:sSub>
            <m:r>
              <w:rPr>
                <w:rFonts w:ascii="Cambria Math" w:hAnsi="Cambria Math"/>
                <w:sz w:val="28"/>
                <w:szCs w:val="28"/>
              </w:rPr>
              <m:t> </m:t>
            </m:r>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ub>
                </m:sSub>
              </m:num>
              <m:den>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den>
            </m:f>
          </m:e>
        </m:nary>
      </m:oMath>
      <w:r w:rsidR="009C21B3">
        <w:rPr>
          <w:rFonts w:ascii="Cambria Math" w:hAnsi="Cambria Math"/>
          <w:i/>
          <w:iCs/>
        </w:rPr>
        <w:tab/>
      </w:r>
      <w:r w:rsidR="009C3ABF">
        <w:rPr>
          <w:rFonts w:ascii="Cambria Math" w:hAnsi="Cambria Math"/>
          <w:i/>
          <w:iCs/>
        </w:rPr>
        <w:tab/>
      </w:r>
      <w:r w:rsidR="009C3ABF">
        <w:rPr>
          <w:rFonts w:ascii="Cambria Math" w:hAnsi="Cambria Math"/>
          <w:i/>
          <w:iCs/>
        </w:rPr>
        <w:tab/>
      </w:r>
      <w:r w:rsidR="009C3ABF">
        <w:rPr>
          <w:rFonts w:ascii="Cambria Math" w:hAnsi="Cambria Math"/>
          <w:iCs/>
        </w:rPr>
        <w:t>(</w:t>
      </w:r>
      <w:r w:rsidR="009C3ABF" w:rsidRPr="009C3ABF">
        <w:rPr>
          <w:rFonts w:ascii="Cambria Math" w:hAnsi="Cambria Math"/>
        </w:rPr>
        <w:t>Eqn</w:t>
      </w:r>
      <w:r w:rsidR="009C3ABF">
        <w:rPr>
          <w:rFonts w:ascii="Cambria Math" w:hAnsi="Cambria Math"/>
        </w:rPr>
        <w:t>. 2)</w:t>
      </w:r>
    </w:p>
    <w:p w14:paraId="37AEC6DB" w14:textId="7A743DD9" w:rsidR="009C3ABF" w:rsidRPr="009C3ABF" w:rsidRDefault="00963112" w:rsidP="00963112">
      <w:pPr>
        <w:spacing w:line="480" w:lineRule="auto"/>
        <w:divId w:val="343821781"/>
        <w:rPr>
          <w:rFonts w:cstheme="minorHAnsi"/>
        </w:rPr>
      </w:pPr>
      <w:r>
        <w:rPr>
          <w:rFonts w:cstheme="minorHAnsi"/>
        </w:rPr>
        <w:t xml:space="preserve">Eqn. 2 here is a rewritten form of the Madix and Ko equation that denotes the dependences of each variable in the function. </w:t>
      </w:r>
      <w:r w:rsidR="009C3ABF">
        <w:rPr>
          <w:rFonts w:cstheme="minorHAnsi"/>
        </w:rPr>
        <w:t xml:space="preserve">The original Madix and Ko publication can be found </w:t>
      </w:r>
      <w:r>
        <w:rPr>
          <w:rFonts w:cstheme="minorHAnsi"/>
        </w:rPr>
        <w:t xml:space="preserve">using the </w:t>
      </w:r>
      <w:proofErr w:type="spellStart"/>
      <w:r>
        <w:rPr>
          <w:rFonts w:cstheme="minorHAnsi"/>
        </w:rPr>
        <w:t>doi</w:t>
      </w:r>
      <w:proofErr w:type="spellEnd"/>
      <w:r>
        <w:rPr>
          <w:rFonts w:cstheme="minorHAnsi"/>
        </w:rPr>
        <w:t xml:space="preserve">: </w:t>
      </w:r>
      <w:r w:rsidRPr="00963112">
        <w:rPr>
          <w:rFonts w:ascii="Arial" w:hAnsi="Arial" w:cs="Arial"/>
          <w:sz w:val="20"/>
          <w:szCs w:val="20"/>
        </w:rPr>
        <w:t>10.1016/0021-9517(80)90454-6</w:t>
      </w:r>
      <w:r>
        <w:rPr>
          <w:rFonts w:cstheme="minorHAnsi"/>
        </w:rPr>
        <w:t>. In addition, the documentation folder contains</w:t>
      </w:r>
      <w:r w:rsidR="009C3ABF">
        <w:rPr>
          <w:rFonts w:cstheme="minorHAnsi"/>
        </w:rPr>
        <w:t xml:space="preserve"> an Excel spreadsheet with an example of the correction value equation</w:t>
      </w:r>
      <w:r>
        <w:rPr>
          <w:rFonts w:cstheme="minorHAnsi"/>
        </w:rPr>
        <w:t xml:space="preserve"> applied to a data set.</w:t>
      </w:r>
      <w:r w:rsidR="009C3ABF">
        <w:rPr>
          <w:rFonts w:cstheme="minorHAnsi"/>
        </w:rPr>
        <w:t xml:space="preserve"> </w:t>
      </w:r>
    </w:p>
    <w:p w14:paraId="470FA131" w14:textId="77777777" w:rsidR="00582F37" w:rsidRDefault="00582F37" w:rsidP="009C1193">
      <w:pPr>
        <w:spacing w:line="480" w:lineRule="auto"/>
        <w:ind w:firstLine="720"/>
      </w:pPr>
      <w:r>
        <w:lastRenderedPageBreak/>
        <w:t>There are two distinct methods for data analysis</w:t>
      </w:r>
      <w:r w:rsidR="00096B96">
        <w:t>:</w:t>
      </w:r>
      <w:r>
        <w:t xml:space="preserve"> </w:t>
      </w:r>
      <w:proofErr w:type="gramStart"/>
      <w:r>
        <w:t>the</w:t>
      </w:r>
      <w:proofErr w:type="gramEnd"/>
      <w:r>
        <w:t xml:space="preserve"> Inverse Method and the Sequential Linear Subtraction Method (SLS Method). Both routes have comparative advantages and disadvantages. The SLS method is</w:t>
      </w:r>
      <w:r w:rsidR="00E116DD">
        <w:t xml:space="preserve"> more accurate </w:t>
      </w:r>
      <w:r>
        <w:t xml:space="preserve">and </w:t>
      </w:r>
      <w:proofErr w:type="gramStart"/>
      <w:r>
        <w:t>is able to</w:t>
      </w:r>
      <w:proofErr w:type="gramEnd"/>
      <w:r>
        <w:t xml:space="preserve"> accommodate larger ranges of</w:t>
      </w:r>
      <w:r w:rsidR="00594AC5">
        <w:t xml:space="preserve"> data</w:t>
      </w:r>
      <w:r w:rsidR="00096B96">
        <w:t>.</w:t>
      </w:r>
      <w:r w:rsidR="00594AC5">
        <w:t xml:space="preserve"> </w:t>
      </w:r>
      <w:proofErr w:type="gramStart"/>
      <w:r w:rsidR="00096B96">
        <w:t>H</w:t>
      </w:r>
      <w:r w:rsidR="00594AC5">
        <w:t>owever</w:t>
      </w:r>
      <w:proofErr w:type="gramEnd"/>
      <w:r w:rsidR="00594AC5">
        <w:t xml:space="preserve"> the Inverse Method is notably faster</w:t>
      </w:r>
      <w:r w:rsidR="00E116DD">
        <w:t xml:space="preserve">. </w:t>
      </w:r>
      <w:r w:rsidR="00594AC5">
        <w:t xml:space="preserve">Both routes are fully explored below. </w:t>
      </w:r>
    </w:p>
    <w:p w14:paraId="3DA7A247" w14:textId="77777777" w:rsidR="00594AC5" w:rsidRDefault="00594AC5" w:rsidP="009C1193">
      <w:pPr>
        <w:spacing w:line="480" w:lineRule="auto"/>
      </w:pPr>
    </w:p>
    <w:p w14:paraId="63095096" w14:textId="77777777" w:rsidR="00594AC5" w:rsidRDefault="00594AC5" w:rsidP="009C1193">
      <w:pPr>
        <w:spacing w:line="480" w:lineRule="auto"/>
      </w:pPr>
    </w:p>
    <w:p w14:paraId="77657FAD" w14:textId="77777777" w:rsidR="005B73DE" w:rsidRDefault="005B73DE" w:rsidP="009C1193">
      <w:pPr>
        <w:spacing w:line="480" w:lineRule="auto"/>
      </w:pPr>
    </w:p>
    <w:p w14:paraId="0BE0135A" w14:textId="77777777" w:rsidR="00E116DD" w:rsidRDefault="00E116DD" w:rsidP="009C1193">
      <w:pPr>
        <w:spacing w:line="480" w:lineRule="auto"/>
      </w:pPr>
    </w:p>
    <w:p w14:paraId="2E530EC8" w14:textId="77777777" w:rsidR="00594AC5" w:rsidRDefault="00594AC5"/>
    <w:p w14:paraId="436AD324" w14:textId="77777777" w:rsidR="009C1193" w:rsidRDefault="009C1193"/>
    <w:p w14:paraId="59E00085" w14:textId="77777777" w:rsidR="00440B16" w:rsidRPr="00401E6A" w:rsidRDefault="00440B16" w:rsidP="00440B16">
      <w:pPr>
        <w:pStyle w:val="Heading2"/>
      </w:pPr>
      <w:bookmarkStart w:id="227" w:name="_Toc519238877"/>
      <w:bookmarkStart w:id="228" w:name="_Toc519240345"/>
      <w:r w:rsidRPr="00401E6A">
        <w:t>Inverse Method:</w:t>
      </w:r>
      <w:bookmarkEnd w:id="227"/>
      <w:bookmarkEnd w:id="228"/>
      <w:r w:rsidRPr="00401E6A">
        <w:t xml:space="preserve"> </w:t>
      </w:r>
    </w:p>
    <w:p w14:paraId="0180DC17" w14:textId="77777777" w:rsidR="00440B16" w:rsidRPr="00401E6A" w:rsidRDefault="00440B16" w:rsidP="00440B16">
      <w:pPr>
        <w:rPr>
          <w:u w:val="single"/>
        </w:rPr>
      </w:pPr>
      <w:r w:rsidRPr="00401E6A">
        <w:rPr>
          <w:u w:val="single"/>
        </w:rPr>
        <w:t xml:space="preserve">Inverse: </w:t>
      </w:r>
    </w:p>
    <w:p w14:paraId="478815CD" w14:textId="77777777" w:rsidR="00440B16" w:rsidRDefault="00440B16" w:rsidP="00440B16">
      <w:r>
        <w:rPr>
          <w:noProof/>
          <w:lang w:bidi="ar-SA"/>
        </w:rPr>
        <mc:AlternateContent>
          <mc:Choice Requires="wps">
            <w:drawing>
              <wp:anchor distT="0" distB="0" distL="114300" distR="114300" simplePos="0" relativeHeight="251795456" behindDoc="0" locked="0" layoutInCell="1" allowOverlap="1" wp14:anchorId="7735AFB1" wp14:editId="61A220B2">
                <wp:simplePos x="0" y="0"/>
                <wp:positionH relativeFrom="column">
                  <wp:posOffset>5229860</wp:posOffset>
                </wp:positionH>
                <wp:positionV relativeFrom="paragraph">
                  <wp:posOffset>306705</wp:posOffset>
                </wp:positionV>
                <wp:extent cx="1304925" cy="621030"/>
                <wp:effectExtent l="0" t="0" r="9525" b="762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621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84927" w14:textId="77777777" w:rsidR="00FA4E14" w:rsidRDefault="00FA4E14" w:rsidP="00440B16">
                            <w:r>
                              <w:t>(left) Choosing the inverse method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35AFB1" id="Text Box 131" o:spid="_x0000_s1062" type="#_x0000_t202" style="position:absolute;margin-left:411.8pt;margin-top:24.15pt;width:102.75pt;height:48.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" fillcolor="white [3201]" strokeweight=".5pt">
                <v:path arrowok="t"/>
                <v:textbox>
                  <w:txbxContent>
                    <w:p w14:paraId="69184927" w14:textId="77777777" w:rsidR="00FA4E14" w:rsidRDefault="00FA4E14" w:rsidP="00440B16">
                      <w:r>
                        <w:t>(left) Choosing the inverse method in User Input</w:t>
                      </w:r>
                    </w:p>
                  </w:txbxContent>
                </v:textbox>
              </v:shape>
            </w:pict>
          </mc:Fallback>
        </mc:AlternateContent>
      </w:r>
      <w:r>
        <w:t xml:space="preserve">The inverse Method computes the relative signals by computing an Inverse Matrix and solving. The </w:t>
      </w:r>
      <w:proofErr w:type="spellStart"/>
      <w:r>
        <w:t>Numpy</w:t>
      </w:r>
      <w:proofErr w:type="spellEnd"/>
      <w:r>
        <w:t xml:space="preserve"> library is used to facilitate this operation.</w:t>
      </w:r>
    </w:p>
    <w:p w14:paraId="4AB94333" w14:textId="77777777" w:rsidR="00440B16" w:rsidRDefault="00440B16" w:rsidP="00440B16">
      <w:r>
        <w:rPr>
          <w:noProof/>
          <w:lang w:bidi="ar-SA"/>
        </w:rPr>
        <w:drawing>
          <wp:inline distT="0" distB="0" distL="0" distR="0" wp14:anchorId="23CD2F32" wp14:editId="11986589">
            <wp:extent cx="4105275" cy="3143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5275" cy="314325"/>
                    </a:xfrm>
                    <a:prstGeom prst="rect">
                      <a:avLst/>
                    </a:prstGeom>
                  </pic:spPr>
                </pic:pic>
              </a:graphicData>
            </a:graphic>
          </wp:inline>
        </w:drawing>
      </w:r>
    </w:p>
    <w:p w14:paraId="4053C5C8" w14:textId="77777777" w:rsidR="00440B16" w:rsidRDefault="00440B16" w:rsidP="00440B16">
      <w:r>
        <w:t xml:space="preserve">If there are more mass fragments (from Mass Spectroscopy data) than there are relative signals being solved for, then a new matrix must be created using some method to determine the construction of the new inverse scaling factor array.  </w:t>
      </w:r>
    </w:p>
    <w:p w14:paraId="68D763B8" w14:textId="77777777" w:rsidR="00440B16" w:rsidRDefault="00440B16" w:rsidP="00440B16">
      <w:pPr>
        <w:rPr>
          <w:u w:val="single"/>
        </w:rPr>
      </w:pPr>
      <w:r w:rsidRPr="00935A1B">
        <w:rPr>
          <w:u w:val="single"/>
        </w:rPr>
        <w:t xml:space="preserve">Distinguished </w:t>
      </w:r>
      <w:r>
        <w:rPr>
          <w:u w:val="single"/>
        </w:rPr>
        <w:t>Inverse vs Combination Inverse:</w:t>
      </w:r>
    </w:p>
    <w:p w14:paraId="2A19706C" w14:textId="77777777" w:rsidR="00440B16" w:rsidRPr="00935A1B" w:rsidRDefault="00440B16" w:rsidP="00440B16">
      <w:r>
        <w:rPr>
          <w:noProof/>
          <w:lang w:bidi="ar-SA"/>
        </w:rPr>
        <mc:AlternateContent>
          <mc:Choice Requires="wps">
            <w:drawing>
              <wp:anchor distT="0" distB="0" distL="114300" distR="114300" simplePos="0" relativeHeight="251796480" behindDoc="0" locked="0" layoutInCell="1" allowOverlap="1" wp14:anchorId="1E7C007A" wp14:editId="162B1BA5">
                <wp:simplePos x="0" y="0"/>
                <wp:positionH relativeFrom="column">
                  <wp:posOffset>5019675</wp:posOffset>
                </wp:positionH>
                <wp:positionV relativeFrom="paragraph">
                  <wp:posOffset>630555</wp:posOffset>
                </wp:positionV>
                <wp:extent cx="1661795" cy="952500"/>
                <wp:effectExtent l="0" t="0" r="14605" b="1905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79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CA240" w14:textId="77777777" w:rsidR="00FA4E14" w:rsidRDefault="00FA4E14" w:rsidP="00440B16">
                            <w:r>
                              <w:t xml:space="preserve">(left) ‘Yes’ chooses distinguished method and ‘no’ chooses combination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007A" id="Text Box 132" o:spid="_x0000_s1063" type="#_x0000_t202" style="position:absolute;margin-left:395.25pt;margin-top:49.65pt;width:130.8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" fillcolor="white [3201]" strokeweight=".5pt">
                <v:path arrowok="t"/>
                <v:textbox>
                  <w:txbxContent>
                    <w:p w14:paraId="223CA240" w14:textId="77777777" w:rsidR="00FA4E14" w:rsidRDefault="00FA4E14" w:rsidP="00440B16">
                      <w:r>
                        <w:t xml:space="preserve">(left) ‘Yes’ chooses distinguished method and ‘no’ chooses combination method. </w:t>
                      </w:r>
                    </w:p>
                  </w:txbxContent>
                </v:textbox>
              </v:shape>
            </w:pict>
          </mc:Fallback>
        </mc:AlternateContent>
      </w:r>
      <w:r>
        <w:t xml:space="preserve">When using the inverse method, if there are more mass fragments then molecules being searched for, then a new matrix must be created that has equal rows to the number of molecules. MSRESOLVE has two methods to accomplish this necessary matrix </w:t>
      </w:r>
      <w:proofErr w:type="gramStart"/>
      <w:r>
        <w:t>consolidation;</w:t>
      </w:r>
      <w:proofErr w:type="gramEnd"/>
      <w:r>
        <w:t xml:space="preserve"> the distinguished inverse method and the combination inverse method. </w:t>
      </w:r>
    </w:p>
    <w:p w14:paraId="2CFAAC43" w14:textId="77777777" w:rsidR="00440B16" w:rsidRDefault="00440B16" w:rsidP="00440B16">
      <w:r>
        <w:t xml:space="preserve"> </w:t>
      </w:r>
      <w:r>
        <w:rPr>
          <w:noProof/>
          <w:lang w:bidi="ar-SA"/>
        </w:rPr>
        <w:drawing>
          <wp:inline distT="0" distB="0" distL="0" distR="0" wp14:anchorId="0ED03BD2" wp14:editId="6593A793">
            <wp:extent cx="1447800" cy="180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47800" cy="180975"/>
                    </a:xfrm>
                    <a:prstGeom prst="rect">
                      <a:avLst/>
                    </a:prstGeom>
                  </pic:spPr>
                </pic:pic>
              </a:graphicData>
            </a:graphic>
          </wp:inline>
        </w:drawing>
      </w:r>
    </w:p>
    <w:p w14:paraId="27AF55B1" w14:textId="77777777" w:rsidR="00440B16" w:rsidRDefault="00440B16" w:rsidP="00440B16"/>
    <w:p w14:paraId="0C77287E" w14:textId="77777777" w:rsidR="00440B16" w:rsidRDefault="00440B16" w:rsidP="00440B16">
      <w:r>
        <w:lastRenderedPageBreak/>
        <w:t xml:space="preserve">The distinguished method uses an algorithm that picks the “best” rows. This algorithm functions by multiplying each value in a column by the sum of the ratios minus one of all other numbers in the values row. The function then sorts all values by magnitude and picks, for each column, the row with the highest value (if a row is already chosen by another column then it will select the row with the next highest value and so on). </w:t>
      </w:r>
    </w:p>
    <w:p w14:paraId="52591E4C" w14:textId="77777777" w:rsidR="00440B16" w:rsidRDefault="00440B16" w:rsidP="00440B16">
      <w:r>
        <w:t xml:space="preserve">If the combination method is used, then all possible combinations of the rows are computed and the average from this different combination is found and used as the new matrix.  </w:t>
      </w:r>
    </w:p>
    <w:p w14:paraId="3FEC301D" w14:textId="77777777" w:rsidR="00440B16" w:rsidRDefault="00440B16" w:rsidP="00440B16"/>
    <w:p w14:paraId="62FE8E97" w14:textId="77777777" w:rsidR="00440B16" w:rsidRDefault="00440B16" w:rsidP="00440B16"/>
    <w:p w14:paraId="5AB130B0" w14:textId="77777777" w:rsidR="00440B16" w:rsidRDefault="00440B16" w:rsidP="00440B16"/>
    <w:p w14:paraId="5AA5B71D" w14:textId="77777777" w:rsidR="00440B16" w:rsidRDefault="00440B16" w:rsidP="00440B16"/>
    <w:p w14:paraId="226EB1F2" w14:textId="77777777" w:rsidR="00440B16" w:rsidRDefault="00440B16" w:rsidP="00440B16"/>
    <w:p w14:paraId="0BAD65A9" w14:textId="77777777" w:rsidR="00440B16" w:rsidRDefault="00440B16" w:rsidP="00440B16"/>
    <w:p w14:paraId="1621C895" w14:textId="77777777" w:rsidR="00440B16" w:rsidRDefault="00440B16" w:rsidP="00440B16"/>
    <w:p w14:paraId="2918BAD8" w14:textId="77777777" w:rsidR="00440B16" w:rsidRDefault="00440B16" w:rsidP="00440B16"/>
    <w:p w14:paraId="34C4CB95" w14:textId="77777777" w:rsidR="00440B16" w:rsidRDefault="00440B16" w:rsidP="00440B16"/>
    <w:p w14:paraId="7CC2E82B" w14:textId="77777777" w:rsidR="00440B16" w:rsidRDefault="00440B16" w:rsidP="00440B16"/>
    <w:p w14:paraId="5C51C00B" w14:textId="77777777" w:rsidR="00440B16" w:rsidRDefault="00440B16" w:rsidP="00440B16">
      <w:pPr>
        <w:pStyle w:val="Heading2"/>
      </w:pPr>
      <w:bookmarkStart w:id="229" w:name="_Toc519238878"/>
      <w:bookmarkStart w:id="230" w:name="_Toc519240346"/>
      <w:r w:rsidRPr="005B73DE">
        <w:t>Sequential Linear Subtraction Method</w:t>
      </w:r>
      <w:r>
        <w:t>:</w:t>
      </w:r>
      <w:bookmarkEnd w:id="229"/>
      <w:bookmarkEnd w:id="230"/>
      <w:r>
        <w:t xml:space="preserve"> </w:t>
      </w:r>
    </w:p>
    <w:p w14:paraId="47413ABD" w14:textId="77777777" w:rsidR="00440B16" w:rsidRPr="00D40EEA" w:rsidRDefault="00440B16" w:rsidP="00440B16">
      <w:pPr>
        <w:rPr>
          <w:u w:val="single"/>
        </w:rPr>
      </w:pPr>
      <w:r w:rsidRPr="00D40EEA">
        <w:rPr>
          <w:u w:val="single"/>
        </w:rPr>
        <w:t xml:space="preserve">SLS: </w:t>
      </w:r>
    </w:p>
    <w:p w14:paraId="2C774F36" w14:textId="77777777" w:rsidR="00440B16" w:rsidRDefault="00440B16" w:rsidP="00440B16">
      <w:r>
        <w:rPr>
          <w:noProof/>
          <w:lang w:bidi="ar-SA"/>
        </w:rPr>
        <mc:AlternateContent>
          <mc:Choice Requires="wps">
            <w:drawing>
              <wp:anchor distT="0" distB="0" distL="114300" distR="114300" simplePos="0" relativeHeight="251797504" behindDoc="0" locked="0" layoutInCell="1" allowOverlap="1" wp14:anchorId="6C90ACC2" wp14:editId="05408012">
                <wp:simplePos x="0" y="0"/>
                <wp:positionH relativeFrom="column">
                  <wp:posOffset>5370830</wp:posOffset>
                </wp:positionH>
                <wp:positionV relativeFrom="paragraph">
                  <wp:posOffset>372745</wp:posOffset>
                </wp:positionV>
                <wp:extent cx="1384935" cy="692150"/>
                <wp:effectExtent l="0" t="0" r="5715"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935"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0F2EF" w14:textId="77777777" w:rsidR="00FA4E14" w:rsidRDefault="00FA4E14" w:rsidP="00440B16">
                            <w:r>
                              <w:t xml:space="preserve">(left) Choosing </w:t>
                            </w:r>
                            <w:proofErr w:type="spellStart"/>
                            <w:r>
                              <w:t>sls</w:t>
                            </w:r>
                            <w:proofErr w:type="spellEnd"/>
                            <w:r>
                              <w:t xml:space="preserve"> as the data analysis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0ACC2" id="Text Box 133" o:spid="_x0000_s1064" type="#_x0000_t202" style="position:absolute;margin-left:422.9pt;margin-top:29.35pt;width:109.05pt;height: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" fillcolor="white [3201]" strokeweight=".5pt">
                <v:path arrowok="t"/>
                <v:textbox>
                  <w:txbxContent>
                    <w:p w14:paraId="48D0F2EF" w14:textId="77777777" w:rsidR="00FA4E14" w:rsidRDefault="00FA4E14" w:rsidP="00440B16">
                      <w:r>
                        <w:t>(left) Choosing sls as the data analysis path.</w:t>
                      </w:r>
                    </w:p>
                  </w:txbxContent>
                </v:textbox>
              </v:shape>
            </w:pict>
          </mc:Fallback>
        </mc:AlternateContent>
      </w:r>
      <w:r>
        <w:t xml:space="preserve">The SLS Method works by subtracting the signal of a molecule(s) from the raw signal and creating a smaller localized matrix that can then be easier solved.  </w:t>
      </w:r>
    </w:p>
    <w:p w14:paraId="78268954" w14:textId="77777777" w:rsidR="00440B16" w:rsidRDefault="00440B16" w:rsidP="00440B16">
      <w:r>
        <w:rPr>
          <w:noProof/>
          <w:lang w:bidi="ar-SA"/>
        </w:rPr>
        <w:drawing>
          <wp:inline distT="0" distB="0" distL="0" distR="0" wp14:anchorId="167DF41B" wp14:editId="790A60CF">
            <wp:extent cx="4171950" cy="3143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71950" cy="314325"/>
                    </a:xfrm>
                    <a:prstGeom prst="rect">
                      <a:avLst/>
                    </a:prstGeom>
                  </pic:spPr>
                </pic:pic>
              </a:graphicData>
            </a:graphic>
          </wp:inline>
        </w:drawing>
      </w:r>
    </w:p>
    <w:p w14:paraId="796F5CFD" w14:textId="77777777" w:rsidR="00440B16" w:rsidRPr="00D40EEA" w:rsidRDefault="00440B16" w:rsidP="00440B16">
      <w:pPr>
        <w:rPr>
          <w:u w:val="single"/>
        </w:rPr>
      </w:pPr>
      <w:r w:rsidRPr="00D40EEA">
        <w:rPr>
          <w:u w:val="single"/>
        </w:rPr>
        <w:t>Unique &amp; Common SLS:</w:t>
      </w:r>
    </w:p>
    <w:p w14:paraId="404F5151" w14:textId="77777777" w:rsidR="00440B16" w:rsidRDefault="00440B16" w:rsidP="00440B16">
      <w:r>
        <w:t xml:space="preserve">There are two approaches to SLS, unique and common. In unique SLS only one molecule is subtracted at a time. This allows solving by simple division, where the molecule’s contribution to the mass fragment raw signal is divided by the inverse scaling value. It should be apparent that there are many cases where this approach will not be able to resolve </w:t>
      </w:r>
      <w:proofErr w:type="gramStart"/>
      <w:r>
        <w:t>all of</w:t>
      </w:r>
      <w:proofErr w:type="gramEnd"/>
      <w:r>
        <w:t xml:space="preserve"> the signals. In common SLS several molecules with overlapping mass fragments are subtracted out. These removed fragments are then solved via brute optimization. As with unique SLS it is likely that not </w:t>
      </w:r>
      <w:proofErr w:type="gramStart"/>
      <w:r>
        <w:t>all of</w:t>
      </w:r>
      <w:proofErr w:type="gramEnd"/>
      <w:r>
        <w:t xml:space="preserve"> the mass specs data will be resolved. A secondary method or a “finisher” must be used. </w:t>
      </w:r>
    </w:p>
    <w:p w14:paraId="3DEF708F" w14:textId="77777777" w:rsidR="00440B16" w:rsidRDefault="00440B16" w:rsidP="00440B16">
      <w:r>
        <w:rPr>
          <w:noProof/>
          <w:lang w:bidi="ar-SA"/>
        </w:rPr>
        <w:lastRenderedPageBreak/>
        <w:drawing>
          <wp:inline distT="0" distB="0" distL="0" distR="0" wp14:anchorId="1E30DD76" wp14:editId="53ACBFDF">
            <wp:extent cx="4714875" cy="4476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4875" cy="447675"/>
                    </a:xfrm>
                    <a:prstGeom prst="rect">
                      <a:avLst/>
                    </a:prstGeom>
                  </pic:spPr>
                </pic:pic>
              </a:graphicData>
            </a:graphic>
          </wp:inline>
        </w:drawing>
      </w:r>
    </w:p>
    <w:p w14:paraId="25BDF983" w14:textId="77777777" w:rsidR="00440B16" w:rsidRDefault="00440B16" w:rsidP="00440B16">
      <w:r>
        <w:rPr>
          <w:noProof/>
          <w:lang w:bidi="ar-SA"/>
        </w:rPr>
        <mc:AlternateContent>
          <mc:Choice Requires="wps">
            <w:drawing>
              <wp:anchor distT="0" distB="0" distL="114300" distR="114300" simplePos="0" relativeHeight="251798528" behindDoc="0" locked="0" layoutInCell="1" allowOverlap="1" wp14:anchorId="2549BD35" wp14:editId="18EC6303">
                <wp:simplePos x="0" y="0"/>
                <wp:positionH relativeFrom="margin">
                  <wp:align>right</wp:align>
                </wp:positionH>
                <wp:positionV relativeFrom="paragraph">
                  <wp:posOffset>10795</wp:posOffset>
                </wp:positionV>
                <wp:extent cx="1615440" cy="825500"/>
                <wp:effectExtent l="0"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825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F0221C" w14:textId="77777777" w:rsidR="00FA4E14" w:rsidRDefault="00FA4E14" w:rsidP="00440B16">
                            <w:r>
                              <w:t xml:space="preserve">(left) An illustration of choosing common for the </w:t>
                            </w:r>
                            <w:proofErr w:type="spellStart"/>
                            <w:r>
                              <w:t>sls</w:t>
                            </w:r>
                            <w:proofErr w:type="spellEnd"/>
                            <w:r>
                              <w:t xml:space="preserve">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BD35" id="Text Box 134" o:spid="_x0000_s1065" type="#_x0000_t202" style="position:absolute;margin-left:76pt;margin-top:.85pt;width:127.2pt;height:6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" fillcolor="white [3201]" strokeweight=".5pt">
                <v:path arrowok="t"/>
                <v:textbox>
                  <w:txbxContent>
                    <w:p w14:paraId="32F0221C" w14:textId="77777777" w:rsidR="00FA4E14" w:rsidRDefault="00FA4E14" w:rsidP="00440B16">
                      <w:r>
                        <w:t>(left) An illustration of choosing common for the sls approach.</w:t>
                      </w:r>
                    </w:p>
                  </w:txbxContent>
                </v:textbox>
                <w10:wrap anchorx="margin"/>
              </v:shape>
            </w:pict>
          </mc:Fallback>
        </mc:AlternateContent>
      </w:r>
    </w:p>
    <w:p w14:paraId="0419EF16" w14:textId="77777777" w:rsidR="00440B16" w:rsidRDefault="00440B16" w:rsidP="00440B16"/>
    <w:p w14:paraId="71F5BFF5" w14:textId="77777777" w:rsidR="00440B16" w:rsidRPr="009C1193" w:rsidRDefault="00440B16" w:rsidP="00440B16">
      <w:pPr>
        <w:pStyle w:val="Heading2"/>
      </w:pPr>
      <w:bookmarkStart w:id="231" w:name="_Toc519238879"/>
      <w:bookmarkStart w:id="232" w:name="_Toc519240347"/>
      <w:r w:rsidRPr="009C1193">
        <w:t>Finisher:</w:t>
      </w:r>
      <w:bookmarkEnd w:id="231"/>
      <w:bookmarkEnd w:id="232"/>
    </w:p>
    <w:p w14:paraId="7BD21735" w14:textId="77777777" w:rsidR="00440B16" w:rsidRPr="006A4688" w:rsidRDefault="00440B16" w:rsidP="00440B16">
      <w:r>
        <w:t xml:space="preserve">When using the SLS method to resolve mass fragment data into relative signals and concentrations there will likely be some unresolved equations or mass fragment data that the SLS method fails to resolve. </w:t>
      </w:r>
      <w:proofErr w:type="gramStart"/>
      <w:r>
        <w:t>Thus</w:t>
      </w:r>
      <w:proofErr w:type="gramEnd"/>
      <w:r>
        <w:t xml:space="preserve"> MSRESOLVE uses a secondary cycle of processing, a ‘Finisher’ to better resolve these signals.  </w:t>
      </w:r>
    </w:p>
    <w:p w14:paraId="45D13A2C" w14:textId="77777777" w:rsidR="00440B16" w:rsidRPr="009C1193" w:rsidRDefault="00440B16" w:rsidP="00440B16">
      <w:pPr>
        <w:pStyle w:val="Heading3"/>
      </w:pPr>
      <w:bookmarkStart w:id="233" w:name="_Toc519238880"/>
      <w:bookmarkStart w:id="234" w:name="_Toc519240348"/>
      <w:r w:rsidRPr="009C1193">
        <w:t>Brute:</w:t>
      </w:r>
      <w:bookmarkEnd w:id="233"/>
      <w:bookmarkEnd w:id="234"/>
      <w:r w:rsidRPr="009C1193">
        <w:t xml:space="preserve"> </w:t>
      </w:r>
    </w:p>
    <w:p w14:paraId="06B195CF" w14:textId="77777777" w:rsidR="00440B16" w:rsidRDefault="00440B16" w:rsidP="00440B16">
      <w:r>
        <w:t>Used in the earlier common SLS method, Brute optimization also can be used as an overall Finisher for the generalized SLS method. Brute optimization is a grid search styled method that numerically solves any system of equations. Brute optimization is the most effective method for resolving equations, but it also has the greatest time cost of any method (</w:t>
      </w:r>
      <w:proofErr w:type="gramStart"/>
      <w:r>
        <w:t>this is why</w:t>
      </w:r>
      <w:proofErr w:type="gramEnd"/>
      <w:r>
        <w:t xml:space="preserve"> Brute optimization is not offered along with SLS or inverse as an initial option to resolve the relative signals/concentrations). There are four variations of Brute option:</w:t>
      </w:r>
    </w:p>
    <w:p w14:paraId="65CCE849" w14:textId="77777777" w:rsidR="00440B16" w:rsidRDefault="00440B16" w:rsidP="00440B16">
      <w:r>
        <w:t>Sum of Square Residuals (</w:t>
      </w:r>
      <w:proofErr w:type="spellStart"/>
      <w:r>
        <w:t>ssr</w:t>
      </w:r>
      <w:proofErr w:type="spellEnd"/>
      <w:r>
        <w:t xml:space="preserve">): goal is to minimize the sum of square residuals of each molecule in grid search. </w:t>
      </w:r>
    </w:p>
    <w:p w14:paraId="00F81A4E" w14:textId="77777777" w:rsidR="00440B16" w:rsidRDefault="00440B16" w:rsidP="00440B16">
      <w:r>
        <w:t>Sum of Absolute Residuals (</w:t>
      </w:r>
      <w:proofErr w:type="spellStart"/>
      <w:r>
        <w:t>sar</w:t>
      </w:r>
      <w:proofErr w:type="spellEnd"/>
      <w:r>
        <w:t xml:space="preserve">): goal is to minimize the sum of the absolute residuals of each molecule in grid search. </w:t>
      </w:r>
    </w:p>
    <w:p w14:paraId="4915D763" w14:textId="77777777" w:rsidR="00440B16" w:rsidRDefault="00440B16" w:rsidP="00440B16">
      <w:r>
        <w:t>Weighted Sum of Square Residuals (</w:t>
      </w:r>
      <w:proofErr w:type="spellStart"/>
      <w:r>
        <w:t>WeightedSSR</w:t>
      </w:r>
      <w:proofErr w:type="spellEnd"/>
      <w:r>
        <w:t>):  goal is to minimize the sum of square residuals after they have been adjusted by the relative sizes of the signals</w:t>
      </w:r>
    </w:p>
    <w:p w14:paraId="65F4BB85" w14:textId="77777777" w:rsidR="00440B16" w:rsidRDefault="00440B16" w:rsidP="00440B16">
      <w:r>
        <w:rPr>
          <w:noProof/>
          <w:lang w:bidi="ar-SA"/>
        </w:rPr>
        <mc:AlternateContent>
          <mc:Choice Requires="wps">
            <w:drawing>
              <wp:anchor distT="0" distB="0" distL="114300" distR="114300" simplePos="0" relativeHeight="251799552" behindDoc="0" locked="0" layoutInCell="1" allowOverlap="1" wp14:anchorId="3F9F2BE1" wp14:editId="58631CA5">
                <wp:simplePos x="0" y="0"/>
                <wp:positionH relativeFrom="column">
                  <wp:posOffset>5429250</wp:posOffset>
                </wp:positionH>
                <wp:positionV relativeFrom="paragraph">
                  <wp:posOffset>250190</wp:posOffset>
                </wp:positionV>
                <wp:extent cx="1304290" cy="1340485"/>
                <wp:effectExtent l="0" t="0" r="10160" b="1206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290" cy="1340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B37CF" w14:textId="77777777" w:rsidR="00FA4E14" w:rsidRDefault="00FA4E14" w:rsidP="00440B16">
                            <w:r>
                              <w:t xml:space="preserve">(left) choosing the </w:t>
                            </w:r>
                            <w:proofErr w:type="spellStart"/>
                            <w:r>
                              <w:t>ssr</w:t>
                            </w:r>
                            <w:proofErr w:type="spellEnd"/>
                            <w:r>
                              <w:t xml:space="preserve"> option for the </w:t>
                            </w:r>
                            <w:proofErr w:type="spellStart"/>
                            <w:r>
                              <w:t>sls</w:t>
                            </w:r>
                            <w:proofErr w:type="spellEnd"/>
                            <w:r>
                              <w:t xml:space="preserve"> finisher.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9F2BE1" id="Text Box 135" o:spid="_x0000_s1066" type="#_x0000_t202" style="position:absolute;margin-left:427.5pt;margin-top:19.7pt;width:102.7pt;height:105.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" fillcolor="white [3201]" strokeweight=".5pt">
                <v:path arrowok="t"/>
                <v:textbox>
                  <w:txbxContent>
                    <w:p w14:paraId="1D3B37CF" w14:textId="77777777" w:rsidR="00FA4E14" w:rsidRDefault="00FA4E14" w:rsidP="00440B16">
                      <w:r>
                        <w:t xml:space="preserve">(left) choosing the ssr option for the sls finisher. </w:t>
                      </w:r>
                    </w:p>
                  </w:txbxContent>
                </v:textbox>
              </v:shape>
            </w:pict>
          </mc:Fallback>
        </mc:AlternateContent>
      </w:r>
      <w:r>
        <w:t>Weighted Sum of Absolute Residuals (</w:t>
      </w:r>
      <w:proofErr w:type="spellStart"/>
      <w:r>
        <w:t>WeightedSAR</w:t>
      </w:r>
      <w:proofErr w:type="spellEnd"/>
      <w:r>
        <w:t>):  goal is to minimize the sum of absolute residuals after they have been adjusted by the relative sizes of the signals</w:t>
      </w:r>
    </w:p>
    <w:p w14:paraId="78CAB85A" w14:textId="77777777" w:rsidR="00440B16" w:rsidRDefault="00440B16" w:rsidP="00440B16"/>
    <w:p w14:paraId="140F4923" w14:textId="77777777" w:rsidR="00440B16" w:rsidRDefault="00440B16" w:rsidP="00440B16">
      <w:r>
        <w:rPr>
          <w:noProof/>
          <w:lang w:bidi="ar-SA"/>
        </w:rPr>
        <w:drawing>
          <wp:inline distT="0" distB="0" distL="0" distR="0" wp14:anchorId="6D4ED1D6" wp14:editId="03D4EE2A">
            <wp:extent cx="5343525" cy="1619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43525" cy="161925"/>
                    </a:xfrm>
                    <a:prstGeom prst="rect">
                      <a:avLst/>
                    </a:prstGeom>
                  </pic:spPr>
                </pic:pic>
              </a:graphicData>
            </a:graphic>
          </wp:inline>
        </w:drawing>
      </w:r>
      <w:r>
        <w:rPr>
          <w:noProof/>
        </w:rPr>
        <w:t xml:space="preserve"> </w:t>
      </w:r>
    </w:p>
    <w:p w14:paraId="297581AF" w14:textId="77777777" w:rsidR="00440B16" w:rsidRDefault="00440B16" w:rsidP="00440B16">
      <w:pPr>
        <w:pStyle w:val="Heading3"/>
      </w:pPr>
    </w:p>
    <w:p w14:paraId="1BFCD25F" w14:textId="77777777" w:rsidR="00440B16" w:rsidRPr="0022080D" w:rsidRDefault="00440B16" w:rsidP="00440B16">
      <w:pPr>
        <w:pStyle w:val="Heading3"/>
      </w:pPr>
      <w:bookmarkStart w:id="235" w:name="_Toc519238881"/>
      <w:bookmarkStart w:id="236" w:name="_Toc519240349"/>
      <w:r w:rsidRPr="009C1193">
        <w:t>Inverse:</w:t>
      </w:r>
      <w:bookmarkEnd w:id="235"/>
      <w:bookmarkEnd w:id="236"/>
    </w:p>
    <w:p w14:paraId="4D1F380A" w14:textId="77777777" w:rsidR="00440B16" w:rsidRPr="006A4688" w:rsidRDefault="00440B16" w:rsidP="00440B16">
      <w:r>
        <w:t xml:space="preserve">The alternative to using the Brute option is to use the Inverse method which is the same method described earlier in this unit.  As stated earlier, there are two versions of the Inverse method for the user to choose from here: the distinguished Inverse method and the combination inverse method. </w:t>
      </w:r>
    </w:p>
    <w:p w14:paraId="41B5B3F2" w14:textId="77777777" w:rsidR="00440B16" w:rsidRDefault="00440B16" w:rsidP="00440B16"/>
    <w:p w14:paraId="72C51C5C" w14:textId="77777777" w:rsidR="00440B16" w:rsidRDefault="00440B16" w:rsidP="00440B16">
      <w:r>
        <w:rPr>
          <w:noProof/>
          <w:lang w:bidi="ar-SA"/>
        </w:rPr>
        <w:lastRenderedPageBreak/>
        <mc:AlternateContent>
          <mc:Choice Requires="wps">
            <w:drawing>
              <wp:anchor distT="0" distB="0" distL="114300" distR="114300" simplePos="0" relativeHeight="251800576" behindDoc="0" locked="0" layoutInCell="1" allowOverlap="1" wp14:anchorId="1AC178A2" wp14:editId="0B3D9B3F">
                <wp:simplePos x="0" y="0"/>
                <wp:positionH relativeFrom="column">
                  <wp:posOffset>5162550</wp:posOffset>
                </wp:positionH>
                <wp:positionV relativeFrom="paragraph">
                  <wp:posOffset>95249</wp:posOffset>
                </wp:positionV>
                <wp:extent cx="1402715" cy="2181225"/>
                <wp:effectExtent l="0" t="0" r="26035"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2181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759C1" w14:textId="77777777" w:rsidR="00FA4E14" w:rsidRDefault="00FA4E14" w:rsidP="00440B16">
                            <w:r>
                              <w:t xml:space="preserve">(left) Choosing the inverse method as the finisher for the </w:t>
                            </w:r>
                            <w:proofErr w:type="spellStart"/>
                            <w:r>
                              <w:t>sls</w:t>
                            </w:r>
                            <w:proofErr w:type="spellEnd"/>
                            <w:r>
                              <w:t xml:space="preserve"> method. </w:t>
                            </w:r>
                          </w:p>
                          <w:p w14:paraId="79BAFCC1" w14:textId="77777777" w:rsidR="00FA4E14" w:rsidRDefault="00FA4E14" w:rsidP="00440B16"/>
                          <w:p w14:paraId="157F686F" w14:textId="77777777" w:rsidR="00FA4E14" w:rsidRDefault="00FA4E14" w:rsidP="00440B16">
                            <w:r>
                              <w:t xml:space="preserve">Note: If not using the </w:t>
                            </w:r>
                            <w:proofErr w:type="spellStart"/>
                            <w:r>
                              <w:t>sls</w:t>
                            </w:r>
                            <w:proofErr w:type="spellEnd"/>
                            <w:r>
                              <w:t xml:space="preserve"> method, the user must still mark distinguished as no or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C178A2" id="Text Box 136" o:spid="_x0000_s1067" type="#_x0000_t202" style="position:absolute;margin-left:406.5pt;margin-top:7.5pt;width:110.45pt;height:17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" fillcolor="white [3201]" strokeweight=".5pt">
                <v:path arrowok="t"/>
                <v:textbox>
                  <w:txbxContent>
                    <w:p w14:paraId="2C7759C1" w14:textId="77777777" w:rsidR="00FA4E14" w:rsidRDefault="00FA4E14" w:rsidP="00440B16">
                      <w:r>
                        <w:t xml:space="preserve">(left) Choosing the inverse method as the finisher for the sls method. </w:t>
                      </w:r>
                    </w:p>
                    <w:p w14:paraId="79BAFCC1" w14:textId="77777777" w:rsidR="00FA4E14" w:rsidRDefault="00FA4E14" w:rsidP="00440B16"/>
                    <w:p w14:paraId="157F686F" w14:textId="77777777" w:rsidR="00FA4E14" w:rsidRDefault="00FA4E14" w:rsidP="00440B16">
                      <w:r>
                        <w:t>Note: If not using the sls method, the user must still mark distinguished as no or yes.</w:t>
                      </w:r>
                    </w:p>
                  </w:txbxContent>
                </v:textbox>
              </v:shape>
            </w:pict>
          </mc:Fallback>
        </mc:AlternateContent>
      </w:r>
      <w:r w:rsidRPr="006C7C9C">
        <w:rPr>
          <w:noProof/>
        </w:rPr>
        <w:t xml:space="preserve"> </w:t>
      </w:r>
      <w:r>
        <w:rPr>
          <w:noProof/>
          <w:lang w:bidi="ar-SA"/>
        </w:rPr>
        <w:drawing>
          <wp:inline distT="0" distB="0" distL="0" distR="0" wp14:anchorId="557982CC" wp14:editId="319BADD1">
            <wp:extent cx="4457700" cy="152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7700" cy="152400"/>
                    </a:xfrm>
                    <a:prstGeom prst="rect">
                      <a:avLst/>
                    </a:prstGeom>
                  </pic:spPr>
                </pic:pic>
              </a:graphicData>
            </a:graphic>
          </wp:inline>
        </w:drawing>
      </w:r>
      <w:r>
        <w:rPr>
          <w:noProof/>
          <w:lang w:bidi="ar-SA"/>
        </w:rPr>
        <w:t xml:space="preserve"> </w:t>
      </w:r>
    </w:p>
    <w:p w14:paraId="0EDDE046" w14:textId="77777777" w:rsidR="00440B16" w:rsidRDefault="00440B16" w:rsidP="00440B16"/>
    <w:p w14:paraId="70F191CD" w14:textId="77777777" w:rsidR="00440B16" w:rsidRDefault="00440B16" w:rsidP="00440B16"/>
    <w:p w14:paraId="7E736466" w14:textId="77777777" w:rsidR="00440B16" w:rsidRDefault="00440B16" w:rsidP="00440B16"/>
    <w:p w14:paraId="2BDF91DF" w14:textId="77777777" w:rsidR="00440B16" w:rsidRDefault="00440B16" w:rsidP="00440B16"/>
    <w:p w14:paraId="3AEBD262" w14:textId="77777777" w:rsidR="00440B16" w:rsidRDefault="00440B16" w:rsidP="00440B16"/>
    <w:p w14:paraId="03F2C030" w14:textId="77777777" w:rsidR="00440B16" w:rsidRDefault="00440B16" w:rsidP="00440B16"/>
    <w:p w14:paraId="12C3A8F6" w14:textId="77777777" w:rsidR="00440B16" w:rsidRDefault="00440B16" w:rsidP="00440B16"/>
    <w:p w14:paraId="461E257A" w14:textId="77777777" w:rsidR="00582F37" w:rsidRDefault="00582F37"/>
    <w:p w14:paraId="0D908C62" w14:textId="77777777" w:rsidR="00582F37" w:rsidRDefault="00582F37"/>
    <w:p w14:paraId="7D66394E" w14:textId="77777777" w:rsidR="00582F37" w:rsidRDefault="00582F37"/>
    <w:p w14:paraId="55B15DE5" w14:textId="77777777" w:rsidR="00582F37" w:rsidRDefault="00582F37"/>
    <w:p w14:paraId="106BFE13" w14:textId="77777777" w:rsidR="00582F37" w:rsidRDefault="00582F37"/>
    <w:p w14:paraId="19FED740" w14:textId="77777777" w:rsidR="00582F37" w:rsidRDefault="00582F37"/>
    <w:p w14:paraId="60947C81" w14:textId="77777777" w:rsidR="00582F37" w:rsidRDefault="00582F37"/>
    <w:p w14:paraId="3B793AED" w14:textId="77777777" w:rsidR="00582F37" w:rsidRDefault="00582F37"/>
    <w:p w14:paraId="34D67CAD" w14:textId="77777777" w:rsidR="00582F37" w:rsidRDefault="00582F37"/>
    <w:p w14:paraId="2379C5E0" w14:textId="77777777" w:rsidR="004F0441" w:rsidRDefault="004F0441"/>
    <w:p w14:paraId="11A8F1BA" w14:textId="77777777" w:rsidR="004F0441" w:rsidRDefault="004F0441"/>
    <w:p w14:paraId="194E2DC3" w14:textId="77777777" w:rsidR="00582F37" w:rsidRDefault="00582F37"/>
    <w:p w14:paraId="673E465D" w14:textId="77777777" w:rsidR="00582F37" w:rsidRPr="009C1193" w:rsidRDefault="00EC74D6" w:rsidP="00491E9F">
      <w:pPr>
        <w:pStyle w:val="Heading2"/>
      </w:pPr>
      <w:bookmarkStart w:id="237" w:name="_Toc519240350"/>
      <w:r w:rsidRPr="009C1193">
        <w:t>Converting Relative Signals to Concentrations:</w:t>
      </w:r>
      <w:bookmarkEnd w:id="237"/>
      <w:r w:rsidRPr="009C1193">
        <w:t xml:space="preserve"> </w:t>
      </w:r>
    </w:p>
    <w:p w14:paraId="5B1E4449" w14:textId="77777777" w:rsidR="00EC74D6" w:rsidRDefault="00A27899">
      <w:r>
        <w:t>To</w:t>
      </w:r>
      <w:r w:rsidR="00F43E68">
        <w:t xml:space="preserve"> convert the relative signals to concentrations</w:t>
      </w:r>
      <w:r w:rsidR="00683F20">
        <w:t>,</w:t>
      </w:r>
      <w:r w:rsidR="00F43E68">
        <w:t xml:space="preserve"> a conversion factor</w:t>
      </w:r>
      <w:r>
        <w:t xml:space="preserve"> needs to be determined</w:t>
      </w:r>
      <w:r w:rsidR="00F43E68">
        <w:t>. To acquire this conversion factor</w:t>
      </w:r>
      <w:r w:rsidR="00683F20">
        <w:t>,</w:t>
      </w:r>
      <w:r w:rsidR="00F43E68">
        <w:t xml:space="preserve"> the user will have to run a molecule through the Mass Spectrometer at constant pressure and record the mass spec signal. Once this information is </w:t>
      </w:r>
      <w:r>
        <w:t>attained</w:t>
      </w:r>
      <w:r w:rsidR="00F43E68">
        <w:t xml:space="preserve"> then </w:t>
      </w:r>
      <w:r w:rsidR="00ED1AED">
        <w:t xml:space="preserve">the user simply needs to enter it into the input file and enable the concentration finder. </w:t>
      </w:r>
    </w:p>
    <w:p w14:paraId="332E90F1" w14:textId="77777777" w:rsidR="00ED1AED" w:rsidRDefault="00ED1AED"/>
    <w:p w14:paraId="1C7B4106" w14:textId="77777777" w:rsidR="00ED1AED" w:rsidRDefault="00ED1AED"/>
    <w:p w14:paraId="3F7A43FE" w14:textId="77777777" w:rsidR="00ED1AED" w:rsidRDefault="00A27899">
      <w:r>
        <w:rPr>
          <w:noProof/>
          <w:lang w:bidi="ar-SA"/>
        </w:rPr>
        <w:lastRenderedPageBreak/>
        <w:drawing>
          <wp:anchor distT="0" distB="0" distL="114300" distR="114300" simplePos="0" relativeHeight="251754496" behindDoc="0" locked="0" layoutInCell="1" allowOverlap="1" wp14:anchorId="2CCDD5B1" wp14:editId="6F8BBCCB">
            <wp:simplePos x="0" y="0"/>
            <wp:positionH relativeFrom="column">
              <wp:posOffset>399415</wp:posOffset>
            </wp:positionH>
            <wp:positionV relativeFrom="paragraph">
              <wp:posOffset>-3810</wp:posOffset>
            </wp:positionV>
            <wp:extent cx="2447925" cy="10477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447925" cy="1047750"/>
                    </a:xfrm>
                    <a:prstGeom prst="rect">
                      <a:avLst/>
                    </a:prstGeom>
                  </pic:spPr>
                </pic:pic>
              </a:graphicData>
            </a:graphic>
          </wp:anchor>
        </w:drawing>
      </w:r>
    </w:p>
    <w:p w14:paraId="508F45AF" w14:textId="77777777" w:rsidR="00582F37" w:rsidRDefault="00582F37"/>
    <w:p w14:paraId="23711F52" w14:textId="77777777" w:rsidR="00582F37" w:rsidRDefault="00582F37"/>
    <w:p w14:paraId="45CB50F9" w14:textId="09E33953" w:rsidR="00582F37" w:rsidRDefault="00582F37"/>
    <w:p w14:paraId="6D1AE6A3" w14:textId="3C0EF1FA" w:rsidR="00440B16" w:rsidRDefault="00440B16"/>
    <w:p w14:paraId="1AB9EDD7" w14:textId="77777777" w:rsidR="00440B16" w:rsidRPr="00D312F5" w:rsidRDefault="00440B16" w:rsidP="00440B16">
      <w:pPr>
        <w:pStyle w:val="Heading1"/>
        <w:rPr>
          <w:b w:val="0"/>
          <w:sz w:val="26"/>
          <w:szCs w:val="26"/>
          <w:u w:val="single"/>
        </w:rPr>
      </w:pPr>
      <w:bookmarkStart w:id="238" w:name="_Toc519238883"/>
      <w:bookmarkStart w:id="239" w:name="_Toc519240351"/>
      <w:r w:rsidRPr="00D312F5">
        <w:rPr>
          <w:sz w:val="26"/>
          <w:szCs w:val="26"/>
          <w:u w:val="single"/>
        </w:rPr>
        <w:t>Signal Simulation</w:t>
      </w:r>
      <w:bookmarkEnd w:id="238"/>
      <w:bookmarkEnd w:id="239"/>
    </w:p>
    <w:p w14:paraId="69E61417" w14:textId="77777777" w:rsidR="00440B16" w:rsidRPr="00C13B22" w:rsidRDefault="00440B16" w:rsidP="00440B16">
      <w:pPr>
        <w:rPr>
          <w:rFonts w:cstheme="minorHAnsi"/>
        </w:rPr>
      </w:pPr>
      <w:r w:rsidRPr="00C13B22">
        <w:rPr>
          <w:rFonts w:cstheme="minorHAnsi"/>
        </w:rPr>
        <w:t xml:space="preserve">The program is also able to simulate the experimental signals from the solved concentrations after the analysis has been completed. This feature can be useful to determine the accuracy of the programs analysis by comparing the signal simulation directly to the experimental data. </w:t>
      </w:r>
    </w:p>
    <w:p w14:paraId="3A9D9F08" w14:textId="77777777" w:rsidR="00440B16" w:rsidRPr="00D312F5" w:rsidRDefault="00440B16" w:rsidP="00440B16">
      <w:pPr>
        <w:rPr>
          <w:rFonts w:cstheme="minorHAnsi"/>
          <w:sz w:val="24"/>
          <w:szCs w:val="24"/>
        </w:rPr>
      </w:pPr>
      <w:r w:rsidRPr="00D044D7">
        <w:rPr>
          <w:rFonts w:cstheme="minorHAnsi"/>
          <w:noProof/>
          <w:sz w:val="24"/>
          <w:szCs w:val="24"/>
          <w:lang w:bidi="ar-SA"/>
        </w:rPr>
        <mc:AlternateContent>
          <mc:Choice Requires="wps">
            <w:drawing>
              <wp:anchor distT="45720" distB="45720" distL="114300" distR="114300" simplePos="0" relativeHeight="251802624" behindDoc="0" locked="0" layoutInCell="1" allowOverlap="1" wp14:anchorId="522424B9" wp14:editId="4FA1B894">
                <wp:simplePos x="0" y="0"/>
                <wp:positionH relativeFrom="column">
                  <wp:posOffset>4173855</wp:posOffset>
                </wp:positionH>
                <wp:positionV relativeFrom="paragraph">
                  <wp:posOffset>49530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2424B9" id="_x0000_s1068" type="#_x0000_t202" style="position:absolute;margin-left:328.65pt;margin-top:3.9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">
                <v:textbox style="mso-fit-shape-to-text:t">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v:textbox>
                <w10:wrap type="square"/>
              </v:shape>
            </w:pict>
          </mc:Fallback>
        </mc:AlternateContent>
      </w:r>
      <w:r>
        <w:rPr>
          <w:rFonts w:cstheme="minorHAnsi"/>
          <w:sz w:val="24"/>
          <w:szCs w:val="24"/>
        </w:rPr>
        <w:t xml:space="preserve">To select this option: </w:t>
      </w:r>
    </w:p>
    <w:p w14:paraId="4BEAC63B" w14:textId="77777777" w:rsidR="00440B16" w:rsidRDefault="00440B16" w:rsidP="00440B16">
      <w:r>
        <w:rPr>
          <w:noProof/>
          <w:lang w:bidi="ar-SA"/>
        </w:rPr>
        <w:drawing>
          <wp:inline distT="0" distB="0" distL="0" distR="0" wp14:anchorId="0A32EAC6" wp14:editId="5E655BB6">
            <wp:extent cx="3086100" cy="295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86100" cy="295275"/>
                    </a:xfrm>
                    <a:prstGeom prst="rect">
                      <a:avLst/>
                    </a:prstGeom>
                  </pic:spPr>
                </pic:pic>
              </a:graphicData>
            </a:graphic>
          </wp:inline>
        </w:drawing>
      </w:r>
    </w:p>
    <w:p w14:paraId="08C3947D" w14:textId="77777777" w:rsidR="00440B16" w:rsidRDefault="00440B16" w:rsidP="00440B16">
      <w:r>
        <w:rPr>
          <w:noProof/>
          <w:lang w:bidi="ar-SA"/>
        </w:rPr>
        <w:drawing>
          <wp:inline distT="0" distB="0" distL="0" distR="0" wp14:anchorId="717C2E47" wp14:editId="44085FD7">
            <wp:extent cx="3648075" cy="1809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48075" cy="180975"/>
                    </a:xfrm>
                    <a:prstGeom prst="rect">
                      <a:avLst/>
                    </a:prstGeom>
                  </pic:spPr>
                </pic:pic>
              </a:graphicData>
            </a:graphic>
          </wp:inline>
        </w:drawing>
      </w:r>
    </w:p>
    <w:p w14:paraId="2465D9EA" w14:textId="77777777" w:rsidR="00440B16" w:rsidRPr="00C13B22" w:rsidRDefault="00440B16">
      <w:pPr>
        <w:rPr>
          <w:b/>
        </w:rPr>
      </w:pPr>
    </w:p>
    <w:p w14:paraId="23EE458A" w14:textId="77777777" w:rsidR="00582F37" w:rsidRDefault="00582F37"/>
    <w:p w14:paraId="06EE73E3" w14:textId="77777777" w:rsidR="00582F37" w:rsidRDefault="00582F37"/>
    <w:p w14:paraId="04E07A26" w14:textId="77777777" w:rsidR="00582F37" w:rsidRDefault="00582F37"/>
    <w:p w14:paraId="32BABD80" w14:textId="77777777" w:rsidR="00582F37" w:rsidRDefault="00582F37"/>
    <w:p w14:paraId="4104AC18" w14:textId="77777777" w:rsidR="00582F37" w:rsidRDefault="00582F37"/>
    <w:p w14:paraId="6B4AF154" w14:textId="77777777" w:rsidR="00582F37" w:rsidRDefault="00582F37"/>
    <w:p w14:paraId="351910D6" w14:textId="77777777" w:rsidR="00582F37" w:rsidRDefault="00582F37"/>
    <w:p w14:paraId="1DA7BC2F" w14:textId="77777777" w:rsidR="00582F37" w:rsidRDefault="00582F37"/>
    <w:p w14:paraId="46EB13C4" w14:textId="77777777" w:rsidR="00582F37" w:rsidRDefault="00582F37"/>
    <w:p w14:paraId="436224FD" w14:textId="77777777" w:rsidR="00582F37" w:rsidRDefault="00582F37"/>
    <w:p w14:paraId="2731CF22" w14:textId="77777777" w:rsidR="00582F37" w:rsidRDefault="00582F37"/>
    <w:p w14:paraId="3CE4214B" w14:textId="77777777" w:rsidR="00582F37" w:rsidRDefault="00582F37"/>
    <w:p w14:paraId="16DE2133" w14:textId="77777777" w:rsidR="00582F37" w:rsidRDefault="00582F37"/>
    <w:p w14:paraId="62AC6B08" w14:textId="77777777" w:rsidR="00582F37" w:rsidRDefault="00582F37"/>
    <w:p w14:paraId="0B92F304" w14:textId="77777777" w:rsidR="00582F37" w:rsidRDefault="00582F37"/>
    <w:p w14:paraId="1F81A384" w14:textId="77777777" w:rsidR="00582F37" w:rsidRDefault="00582F37"/>
    <w:p w14:paraId="4B6AC83C" w14:textId="77777777" w:rsidR="005F08C2" w:rsidRDefault="005F08C2"/>
    <w:p w14:paraId="5A9071FF" w14:textId="77777777" w:rsidR="005F08C2" w:rsidRDefault="005F08C2"/>
    <w:p w14:paraId="7272396C" w14:textId="77777777" w:rsidR="005F08C2" w:rsidRDefault="005F08C2"/>
    <w:p w14:paraId="2311D2C1" w14:textId="77777777" w:rsidR="005F08C2" w:rsidRDefault="005F08C2"/>
    <w:p w14:paraId="7DCF0CF4" w14:textId="77777777" w:rsidR="005F08C2" w:rsidRDefault="005F08C2"/>
    <w:p w14:paraId="0B30DA7D" w14:textId="77777777" w:rsidR="005F08C2" w:rsidRDefault="005F08C2"/>
    <w:p w14:paraId="6C3AABF9" w14:textId="77777777" w:rsidR="005F08C2" w:rsidRDefault="005F08C2"/>
    <w:p w14:paraId="21E46300" w14:textId="77777777" w:rsidR="00E1132B" w:rsidRDefault="00E1132B"/>
    <w:p w14:paraId="51B6AE12" w14:textId="77777777" w:rsidR="00E1132B" w:rsidRDefault="00E1132B"/>
    <w:p w14:paraId="6840D5C8" w14:textId="77777777" w:rsidR="00E1132B" w:rsidRDefault="00E1132B"/>
    <w:p w14:paraId="1A56536B" w14:textId="77777777" w:rsidR="00E1132B" w:rsidRDefault="00E1132B"/>
    <w:p w14:paraId="7CCAE9B6" w14:textId="77777777" w:rsidR="00E1132B" w:rsidRDefault="00E1132B"/>
    <w:p w14:paraId="0F74F404" w14:textId="77777777" w:rsidR="00E1132B" w:rsidRDefault="00E1132B"/>
    <w:p w14:paraId="14C1EB89" w14:textId="77777777" w:rsidR="00E1132B" w:rsidRDefault="00E1132B"/>
    <w:p w14:paraId="6E75B571" w14:textId="77777777" w:rsidR="00E1132B" w:rsidRDefault="00E1132B"/>
    <w:p w14:paraId="34BEA59D" w14:textId="77777777" w:rsidR="00E1132B" w:rsidRDefault="00E1132B"/>
    <w:p w14:paraId="10E451BA" w14:textId="77777777" w:rsidR="00E1132B" w:rsidRDefault="00E1132B"/>
    <w:p w14:paraId="2220104F" w14:textId="77777777" w:rsidR="00E1132B" w:rsidRDefault="00E1132B"/>
    <w:p w14:paraId="431E61F8" w14:textId="77777777" w:rsidR="00491E9F" w:rsidRDefault="00491E9F" w:rsidP="00491E9F">
      <w:pPr>
        <w:pStyle w:val="Heading1"/>
      </w:pPr>
      <w:bookmarkStart w:id="240" w:name="_Toc519240352"/>
      <w:r>
        <w:t xml:space="preserve">Appendix 1: </w:t>
      </w:r>
      <w:r w:rsidRPr="003A0A14">
        <w:t>JDX Converter</w:t>
      </w:r>
      <w:bookmarkEnd w:id="240"/>
    </w:p>
    <w:p w14:paraId="7FA13491" w14:textId="77777777" w:rsidR="00491E9F" w:rsidRPr="003A0A14" w:rsidRDefault="00491E9F" w:rsidP="00491E9F">
      <w:pPr>
        <w:rPr>
          <w:b/>
        </w:rPr>
      </w:pPr>
      <w:r>
        <w:rPr>
          <w:b/>
        </w:rPr>
        <w:t xml:space="preserve">Overview: </w:t>
      </w:r>
    </w:p>
    <w:p w14:paraId="666A97D5" w14:textId="77777777" w:rsidR="00491E9F" w:rsidRDefault="00491E9F" w:rsidP="00491E9F">
      <w:r>
        <w:t xml:space="preserve">The JDX Converter is a program that generates the standard Reference Fragmentation pattern csv file used in the MSRESOLVE program. An MSRESOLVE User does not have to use the </w:t>
      </w:r>
      <w:proofErr w:type="spellStart"/>
      <w:r>
        <w:t>JDXconverter</w:t>
      </w:r>
      <w:proofErr w:type="spellEnd"/>
      <w:r>
        <w:t xml:space="preserve"> to </w:t>
      </w:r>
      <w:r>
        <w:lastRenderedPageBreak/>
        <w:t xml:space="preserve">generate his or her reference data but it is highly suggested. The program is composed of two python files </w:t>
      </w:r>
      <w:proofErr w:type="gramStart"/>
      <w:r>
        <w:t>-  JDXConverter.py</w:t>
      </w:r>
      <w:proofErr w:type="gramEnd"/>
      <w:r>
        <w:t xml:space="preserve"> and JDXConverterUserInterface.py - and is compiled and run from the command line. The JDX program has two possible input files: 1) the </w:t>
      </w:r>
      <w:proofErr w:type="spellStart"/>
      <w:r>
        <w:t>jdx</w:t>
      </w:r>
      <w:proofErr w:type="spellEnd"/>
      <w:r>
        <w:t xml:space="preserve"> files of all molecules that are desired; and 2) an optional csv sheet that details the molecules desired and some additional information. Without this file, the user will have to manually enter necessary information about each molecule. In this set of documentation, the output file is titled </w:t>
      </w:r>
      <w:r>
        <w:rPr>
          <w:i/>
        </w:rPr>
        <w:t>s</w:t>
      </w:r>
      <w:r w:rsidRPr="004333C3">
        <w:rPr>
          <w:i/>
        </w:rPr>
        <w:t>imulatedData.csv</w:t>
      </w:r>
      <w:r>
        <w:t xml:space="preserve"> and the optional csv file is titled </w:t>
      </w:r>
      <w:r>
        <w:rPr>
          <w:i/>
        </w:rPr>
        <w:t>R</w:t>
      </w:r>
      <w:r w:rsidRPr="004333C3">
        <w:rPr>
          <w:i/>
        </w:rPr>
        <w:t>eferenceInfo.csv</w:t>
      </w:r>
      <w:r>
        <w:t>.</w:t>
      </w:r>
    </w:p>
    <w:p w14:paraId="224FBBA5" w14:textId="77777777" w:rsidR="00491E9F" w:rsidRDefault="00491E9F" w:rsidP="00491E9F">
      <w:r>
        <w:tab/>
        <w:t xml:space="preserve">Note: </w:t>
      </w:r>
    </w:p>
    <w:p w14:paraId="67DE66AE" w14:textId="77777777" w:rsidR="00491E9F" w:rsidRDefault="00491E9F" w:rsidP="00491E9F">
      <w:pPr>
        <w:ind w:left="720"/>
      </w:pPr>
      <w:r>
        <w:t xml:space="preserve">One may not be familiar with </w:t>
      </w:r>
      <w:proofErr w:type="spellStart"/>
      <w:r>
        <w:t>jdx</w:t>
      </w:r>
      <w:proofErr w:type="spellEnd"/>
      <w:r>
        <w:t xml:space="preserve"> files. </w:t>
      </w:r>
      <w:proofErr w:type="spellStart"/>
      <w:r>
        <w:t>jdx</w:t>
      </w:r>
      <w:proofErr w:type="spellEnd"/>
      <w:r>
        <w:t xml:space="preserve"> files are the standard format Mass Spectrometry data as stored by the NIST Chemical Inventory. It is recommended that all users attain their literature from this source. </w:t>
      </w:r>
    </w:p>
    <w:p w14:paraId="5A1614D3" w14:textId="77777777" w:rsidR="00491E9F" w:rsidRDefault="00491E9F" w:rsidP="00491E9F">
      <w:r>
        <w:t xml:space="preserve">Below are illustrations of both the </w:t>
      </w:r>
      <w:proofErr w:type="spellStart"/>
      <w:r w:rsidRPr="002B4C9D">
        <w:rPr>
          <w:i/>
        </w:rPr>
        <w:t>ReferenceInfo</w:t>
      </w:r>
      <w:proofErr w:type="spellEnd"/>
      <w:r>
        <w:t xml:space="preserve"> sheet and the </w:t>
      </w:r>
      <w:proofErr w:type="spellStart"/>
      <w:r w:rsidRPr="002B4C9D">
        <w:rPr>
          <w:i/>
        </w:rPr>
        <w:t>simulatedData</w:t>
      </w:r>
      <w:proofErr w:type="spellEnd"/>
      <w:r>
        <w:t xml:space="preserve"> sheet. Refer to these illustrations for aid in formatting.  </w:t>
      </w:r>
    </w:p>
    <w:p w14:paraId="1C29C6E9" w14:textId="77777777" w:rsidR="00491E9F" w:rsidRDefault="00491E9F" w:rsidP="00491E9F">
      <w:r>
        <w:rPr>
          <w:noProof/>
          <w:lang w:bidi="ar-SA"/>
        </w:rPr>
        <w:drawing>
          <wp:anchor distT="0" distB="0" distL="114300" distR="114300" simplePos="0" relativeHeight="251776000" behindDoc="0" locked="0" layoutInCell="1" allowOverlap="1" wp14:anchorId="5ED69B40" wp14:editId="6A0EC87B">
            <wp:simplePos x="0" y="0"/>
            <wp:positionH relativeFrom="margin">
              <wp:align>left</wp:align>
            </wp:positionH>
            <wp:positionV relativeFrom="paragraph">
              <wp:posOffset>139065</wp:posOffset>
            </wp:positionV>
            <wp:extent cx="3298190" cy="29051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3298190" cy="2905125"/>
                    </a:xfrm>
                    <a:prstGeom prst="rect">
                      <a:avLst/>
                    </a:prstGeom>
                  </pic:spPr>
                </pic:pic>
              </a:graphicData>
            </a:graphic>
          </wp:anchor>
        </w:drawing>
      </w:r>
    </w:p>
    <w:p w14:paraId="09C08D79" w14:textId="77777777" w:rsidR="00491E9F" w:rsidRDefault="00491E9F" w:rsidP="00491E9F"/>
    <w:p w14:paraId="3B00109B" w14:textId="55B94228" w:rsidR="00491E9F" w:rsidRDefault="009C21B3" w:rsidP="00491E9F">
      <w:r>
        <w:rPr>
          <w:noProof/>
          <w:lang w:bidi="ar-SA"/>
        </w:rPr>
        <mc:AlternateContent>
          <mc:Choice Requires="wps">
            <w:drawing>
              <wp:anchor distT="0" distB="0" distL="114300" distR="114300" simplePos="0" relativeHeight="251778048" behindDoc="0" locked="0" layoutInCell="1" allowOverlap="1" wp14:anchorId="542DF58B" wp14:editId="5F83935D">
                <wp:simplePos x="0" y="0"/>
                <wp:positionH relativeFrom="column">
                  <wp:posOffset>3943350</wp:posOffset>
                </wp:positionH>
                <wp:positionV relativeFrom="paragraph">
                  <wp:posOffset>10160</wp:posOffset>
                </wp:positionV>
                <wp:extent cx="1676400" cy="219075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2190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4836" w14:textId="77777777" w:rsidR="00FA4E14" w:rsidRDefault="00FA4E14" w:rsidP="00491E9F">
                            <w:r>
                              <w:t xml:space="preserve">(Left) the layout of the reference info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2DF58B" id="Text Box 3" o:spid="_x0000_s1069" type="#_x0000_t202" style="position:absolute;margin-left:310.5pt;margin-top:.8pt;width:132pt;height:1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" fillcolor="white [3201]" stroked="f" strokeweight=".5pt">
                <v:textbox>
                  <w:txbxContent>
                    <w:p w14:paraId="47AA4836" w14:textId="77777777" w:rsidR="00FA4E14" w:rsidRDefault="00FA4E14" w:rsidP="00491E9F">
                      <w:r>
                        <w:t xml:space="preserve">(Left) the layout of the reference info file </w:t>
                      </w:r>
                    </w:p>
                  </w:txbxContent>
                </v:textbox>
              </v:shape>
            </w:pict>
          </mc:Fallback>
        </mc:AlternateContent>
      </w:r>
    </w:p>
    <w:p w14:paraId="0C89E640" w14:textId="77777777" w:rsidR="00491E9F" w:rsidRDefault="00491E9F" w:rsidP="00491E9F"/>
    <w:p w14:paraId="2152D3DC" w14:textId="77777777" w:rsidR="00491E9F" w:rsidRDefault="00491E9F" w:rsidP="00491E9F"/>
    <w:p w14:paraId="019651A7" w14:textId="77777777" w:rsidR="00491E9F" w:rsidRDefault="00491E9F" w:rsidP="00491E9F"/>
    <w:p w14:paraId="7EC72604" w14:textId="77777777" w:rsidR="00491E9F" w:rsidRDefault="00491E9F" w:rsidP="00491E9F"/>
    <w:p w14:paraId="390A6A0E" w14:textId="77777777" w:rsidR="00491E9F" w:rsidRDefault="00491E9F" w:rsidP="00491E9F"/>
    <w:p w14:paraId="5F93712D" w14:textId="77777777" w:rsidR="00491E9F" w:rsidRDefault="00491E9F" w:rsidP="00491E9F"/>
    <w:p w14:paraId="3669C03D" w14:textId="77777777" w:rsidR="00491E9F" w:rsidRDefault="00491E9F" w:rsidP="00491E9F"/>
    <w:p w14:paraId="1200A56D" w14:textId="77777777" w:rsidR="00491E9F" w:rsidRDefault="00491E9F" w:rsidP="00491E9F">
      <w:r>
        <w:rPr>
          <w:noProof/>
          <w:lang w:bidi="ar-SA"/>
        </w:rPr>
        <w:lastRenderedPageBreak/>
        <w:drawing>
          <wp:anchor distT="0" distB="0" distL="114300" distR="114300" simplePos="0" relativeHeight="251777024" behindDoc="0" locked="0" layoutInCell="1" allowOverlap="1" wp14:anchorId="0231ADB1" wp14:editId="46E10AC2">
            <wp:simplePos x="0" y="0"/>
            <wp:positionH relativeFrom="column">
              <wp:posOffset>990600</wp:posOffset>
            </wp:positionH>
            <wp:positionV relativeFrom="paragraph">
              <wp:posOffset>201930</wp:posOffset>
            </wp:positionV>
            <wp:extent cx="5438775" cy="2785110"/>
            <wp:effectExtent l="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438775" cy="2785110"/>
                    </a:xfrm>
                    <a:prstGeom prst="rect">
                      <a:avLst/>
                    </a:prstGeom>
                  </pic:spPr>
                </pic:pic>
              </a:graphicData>
            </a:graphic>
          </wp:anchor>
        </w:drawing>
      </w:r>
    </w:p>
    <w:p w14:paraId="3DD70217" w14:textId="77777777" w:rsidR="00491E9F" w:rsidRDefault="00491E9F" w:rsidP="00491E9F"/>
    <w:p w14:paraId="7C780EBC" w14:textId="1B18257C" w:rsidR="00491E9F" w:rsidRDefault="009C21B3" w:rsidP="00491E9F">
      <w:r>
        <w:rPr>
          <w:noProof/>
          <w:lang w:bidi="ar-SA"/>
        </w:rPr>
        <mc:AlternateContent>
          <mc:Choice Requires="wps">
            <w:drawing>
              <wp:anchor distT="0" distB="0" distL="114300" distR="114300" simplePos="0" relativeHeight="251779072" behindDoc="0" locked="0" layoutInCell="1" allowOverlap="1" wp14:anchorId="42669BCE" wp14:editId="7A61F59B">
                <wp:simplePos x="0" y="0"/>
                <wp:positionH relativeFrom="column">
                  <wp:posOffset>-581660</wp:posOffset>
                </wp:positionH>
                <wp:positionV relativeFrom="paragraph">
                  <wp:posOffset>300990</wp:posOffset>
                </wp:positionV>
                <wp:extent cx="1019175" cy="17145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714500"/>
                        </a:xfrm>
                        <a:prstGeom prst="rect">
                          <a:avLst/>
                        </a:prstGeom>
                        <a:noFill/>
                        <a:ln w="6350">
                          <a:noFill/>
                        </a:ln>
                        <a:effectLst/>
                      </wps:spPr>
                      <wps:txbx>
                        <w:txbxContent>
                          <w:p w14:paraId="410712ED" w14:textId="77777777" w:rsidR="00FA4E14" w:rsidRPr="0086326B" w:rsidRDefault="00FA4E14" w:rsidP="00491E9F">
                            <w:r>
                              <w:t>(Right) An example of a generated reference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9BCE" id="Text Box 4" o:spid="_x0000_s1070" type="#_x0000_t202" style="position:absolute;margin-left:-45.8pt;margin-top:23.7pt;width:80.2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" filled="f" stroked="f" strokeweight=".5pt">
                <v:textbox>
                  <w:txbxContent>
                    <w:p w14:paraId="410712ED" w14:textId="77777777" w:rsidR="00FA4E14" w:rsidRPr="0086326B" w:rsidRDefault="00FA4E14" w:rsidP="00491E9F">
                      <w:r>
                        <w:t>(Right) An example of a generated reference file</w:t>
                      </w:r>
                    </w:p>
                  </w:txbxContent>
                </v:textbox>
                <w10:wrap type="square"/>
              </v:shape>
            </w:pict>
          </mc:Fallback>
        </mc:AlternateContent>
      </w:r>
    </w:p>
    <w:p w14:paraId="24DA2F18" w14:textId="77777777" w:rsidR="00491E9F" w:rsidRDefault="00491E9F" w:rsidP="00491E9F"/>
    <w:p w14:paraId="614D7BAA" w14:textId="77777777" w:rsidR="00491E9F" w:rsidRDefault="00491E9F" w:rsidP="00491E9F"/>
    <w:p w14:paraId="748E21B0" w14:textId="77777777" w:rsidR="00491E9F" w:rsidRDefault="00491E9F" w:rsidP="00491E9F"/>
    <w:p w14:paraId="0BAF6396" w14:textId="77777777" w:rsidR="00491E9F" w:rsidRDefault="00491E9F" w:rsidP="00491E9F"/>
    <w:p w14:paraId="628C34B3" w14:textId="77777777" w:rsidR="00491E9F" w:rsidRDefault="00491E9F" w:rsidP="00491E9F">
      <w:pPr>
        <w:rPr>
          <w:b/>
        </w:rPr>
      </w:pPr>
      <w:r w:rsidRPr="003A0A14">
        <w:rPr>
          <w:b/>
        </w:rPr>
        <w:t>Operation:</w:t>
      </w:r>
    </w:p>
    <w:p w14:paraId="37CEB49C" w14:textId="77777777" w:rsidR="00491E9F" w:rsidRDefault="00491E9F" w:rsidP="00491E9F">
      <w:r>
        <w:rPr>
          <w:b/>
        </w:rPr>
        <w:tab/>
      </w:r>
      <w:r>
        <w:t xml:space="preserve">The JDX Converter program must be run from a command line that contains Anaconda. Before compiling, move all </w:t>
      </w:r>
      <w:proofErr w:type="spellStart"/>
      <w:r>
        <w:t>jdx</w:t>
      </w:r>
      <w:proofErr w:type="spellEnd"/>
      <w:r>
        <w:t xml:space="preserve"> files to the same location as the </w:t>
      </w:r>
      <w:proofErr w:type="spellStart"/>
      <w:r>
        <w:t>JDXConverter</w:t>
      </w:r>
      <w:proofErr w:type="spellEnd"/>
      <w:r>
        <w:t xml:space="preserve"> files. Begin the program by running the </w:t>
      </w:r>
      <w:proofErr w:type="spellStart"/>
      <w:r>
        <w:t>JDXConverterUserInterface</w:t>
      </w:r>
      <w:proofErr w:type="spellEnd"/>
      <w:r>
        <w:t xml:space="preserve">: </w:t>
      </w:r>
    </w:p>
    <w:p w14:paraId="0FF388A3" w14:textId="77777777" w:rsidR="00491E9F" w:rsidRDefault="00491E9F" w:rsidP="00491E9F">
      <w:r>
        <w:rPr>
          <w:noProof/>
          <w:lang w:bidi="ar-SA"/>
        </w:rPr>
        <w:drawing>
          <wp:inline distT="0" distB="0" distL="0" distR="0" wp14:anchorId="75740AD2" wp14:editId="7FD00416">
            <wp:extent cx="2781300" cy="3143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81300" cy="314325"/>
                    </a:xfrm>
                    <a:prstGeom prst="rect">
                      <a:avLst/>
                    </a:prstGeom>
                  </pic:spPr>
                </pic:pic>
              </a:graphicData>
            </a:graphic>
          </wp:inline>
        </w:drawing>
      </w:r>
    </w:p>
    <w:p w14:paraId="0CCD7F07" w14:textId="77777777" w:rsidR="00491E9F" w:rsidRDefault="00491E9F" w:rsidP="00491E9F">
      <w:r>
        <w:rPr>
          <w:noProof/>
          <w:lang w:bidi="ar-SA"/>
        </w:rPr>
        <w:drawing>
          <wp:anchor distT="0" distB="0" distL="114300" distR="114300" simplePos="0" relativeHeight="251780096" behindDoc="0" locked="0" layoutInCell="1" allowOverlap="1" wp14:anchorId="6A39AC1D" wp14:editId="418CB292">
            <wp:simplePos x="0" y="0"/>
            <wp:positionH relativeFrom="column">
              <wp:posOffset>-121285</wp:posOffset>
            </wp:positionH>
            <wp:positionV relativeFrom="paragraph">
              <wp:posOffset>506730</wp:posOffset>
            </wp:positionV>
            <wp:extent cx="6322695" cy="180340"/>
            <wp:effectExtent l="0" t="0" r="1905"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6322695" cy="180340"/>
                    </a:xfrm>
                    <a:prstGeom prst="rect">
                      <a:avLst/>
                    </a:prstGeom>
                  </pic:spPr>
                </pic:pic>
              </a:graphicData>
            </a:graphic>
          </wp:anchor>
        </w:drawing>
      </w:r>
      <w:r>
        <w:t xml:space="preserve">Upon initialization, the user is faced with a choice: To load a csv file (such as the ReferenceInfo.csv file above) or to enter the files manually. </w:t>
      </w:r>
    </w:p>
    <w:p w14:paraId="428EF0A8" w14:textId="77777777" w:rsidR="00491E9F" w:rsidRDefault="00491E9F" w:rsidP="00491E9F"/>
    <w:p w14:paraId="00B330F5" w14:textId="77777777" w:rsidR="00491E9F" w:rsidRDefault="00491E9F" w:rsidP="00491E9F">
      <w:r>
        <w:t xml:space="preserve">If the user chooses </w:t>
      </w:r>
      <w:proofErr w:type="gramStart"/>
      <w:r>
        <w:t>yes</w:t>
      </w:r>
      <w:proofErr w:type="gramEnd"/>
      <w:r>
        <w:t xml:space="preserve"> he/she will type in the csv file’s name and the program will generate a reference fragment sheet and terminate. </w:t>
      </w:r>
    </w:p>
    <w:p w14:paraId="7569C4E6" w14:textId="77777777" w:rsidR="00491E9F" w:rsidRPr="003A0A14" w:rsidRDefault="00491E9F" w:rsidP="00491E9F">
      <w:r>
        <w:rPr>
          <w:noProof/>
          <w:lang w:bidi="ar-SA"/>
        </w:rPr>
        <w:drawing>
          <wp:anchor distT="0" distB="0" distL="114300" distR="114300" simplePos="0" relativeHeight="251782144" behindDoc="0" locked="0" layoutInCell="1" allowOverlap="1" wp14:anchorId="4DAB634E" wp14:editId="430D8020">
            <wp:simplePos x="0" y="0"/>
            <wp:positionH relativeFrom="column">
              <wp:posOffset>0</wp:posOffset>
            </wp:positionH>
            <wp:positionV relativeFrom="paragraph">
              <wp:posOffset>1905</wp:posOffset>
            </wp:positionV>
            <wp:extent cx="5943600" cy="5613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p>
    <w:p w14:paraId="75B39799" w14:textId="77777777" w:rsidR="00491E9F" w:rsidRDefault="00491E9F" w:rsidP="00491E9F">
      <w:r>
        <w:rPr>
          <w:noProof/>
          <w:lang w:bidi="ar-SA"/>
        </w:rPr>
        <w:lastRenderedPageBreak/>
        <w:drawing>
          <wp:anchor distT="0" distB="0" distL="114300" distR="114300" simplePos="0" relativeHeight="251781120" behindDoc="0" locked="0" layoutInCell="1" allowOverlap="1" wp14:anchorId="77F92ED4" wp14:editId="2D8667BD">
            <wp:simplePos x="0" y="0"/>
            <wp:positionH relativeFrom="column">
              <wp:posOffset>-360045</wp:posOffset>
            </wp:positionH>
            <wp:positionV relativeFrom="paragraph">
              <wp:posOffset>641985</wp:posOffset>
            </wp:positionV>
            <wp:extent cx="6303010" cy="1086485"/>
            <wp:effectExtent l="0" t="0" r="254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303010" cy="1086485"/>
                    </a:xfrm>
                    <a:prstGeom prst="rect">
                      <a:avLst/>
                    </a:prstGeom>
                  </pic:spPr>
                </pic:pic>
              </a:graphicData>
            </a:graphic>
          </wp:anchor>
        </w:drawing>
      </w:r>
      <w:r>
        <w:t xml:space="preserve">If the user does not wish to submit a csv file with the molecules (formatted as is demonstrated above) he /she will type no and then will be prompted for information about the molecule. This system of prompts will continue until it is manually terminated by the user typing EXIT. </w:t>
      </w:r>
    </w:p>
    <w:p w14:paraId="05CBD17B" w14:textId="77777777" w:rsidR="00E1132B" w:rsidRDefault="00E1132B"/>
    <w:p w14:paraId="773009C3" w14:textId="77777777" w:rsidR="00491E9F" w:rsidRDefault="00491E9F"/>
    <w:p w14:paraId="08F372E2" w14:textId="77777777" w:rsidR="00491E9F" w:rsidRPr="00F977B4" w:rsidRDefault="00491E9F" w:rsidP="00491E9F">
      <w:pPr>
        <w:pStyle w:val="Heading1"/>
      </w:pPr>
      <w:bookmarkStart w:id="241" w:name="_Toc519240353"/>
      <w:r>
        <w:t xml:space="preserve">Appendix 2: </w:t>
      </w:r>
      <w:commentRangeStart w:id="242"/>
      <w:r w:rsidRPr="00F977B4">
        <w:t xml:space="preserve">Data Generation </w:t>
      </w:r>
      <w:r>
        <w:t>(Module)</w:t>
      </w:r>
      <w:commentRangeEnd w:id="242"/>
      <w:r>
        <w:rPr>
          <w:rStyle w:val="CommentReference"/>
          <w:rFonts w:asciiTheme="minorHAnsi" w:eastAsiaTheme="minorEastAsia" w:hAnsiTheme="minorHAnsi" w:cstheme="minorBidi"/>
          <w:b w:val="0"/>
          <w:bCs w:val="0"/>
        </w:rPr>
        <w:commentReference w:id="242"/>
      </w:r>
      <w:bookmarkEnd w:id="241"/>
    </w:p>
    <w:p w14:paraId="7E8AF115" w14:textId="77777777" w:rsidR="00491E9F" w:rsidRDefault="00491E9F" w:rsidP="00491E9F">
      <w:r>
        <w:t>The Data Generation Program simulates raw data signals from concentration profiles and reference data. These simulated signals are graphed and exported to a csv file. By utilizing this program, users will have the ability to see the potential raw signals generated by various compositions before ever beginning experimentation.</w:t>
      </w:r>
    </w:p>
    <w:p w14:paraId="334FC08B" w14:textId="77777777" w:rsidR="00491E9F" w:rsidRDefault="00491E9F" w:rsidP="00491E9F">
      <w:r>
        <w:t xml:space="preserve"> The program requires two csv files as input: one file detailing concentration/signals over time and another csv file detailing relevant reference data. An illustration of both files is displayed below: </w:t>
      </w:r>
    </w:p>
    <w:p w14:paraId="159A6F89" w14:textId="77777777" w:rsidR="00491E9F" w:rsidRDefault="00491E9F" w:rsidP="00491E9F"/>
    <w:p w14:paraId="60B5A8D8" w14:textId="4F01D445" w:rsidR="00491E9F" w:rsidRDefault="00491E9F" w:rsidP="00491E9F">
      <w:r>
        <w:rPr>
          <w:noProof/>
          <w:lang w:bidi="ar-SA"/>
        </w:rPr>
        <w:drawing>
          <wp:anchor distT="0" distB="0" distL="114300" distR="114300" simplePos="0" relativeHeight="251784192" behindDoc="0" locked="0" layoutInCell="1" allowOverlap="1" wp14:anchorId="184686B8" wp14:editId="64AAF824">
            <wp:simplePos x="0" y="0"/>
            <wp:positionH relativeFrom="column">
              <wp:posOffset>766445</wp:posOffset>
            </wp:positionH>
            <wp:positionV relativeFrom="paragraph">
              <wp:posOffset>111760</wp:posOffset>
            </wp:positionV>
            <wp:extent cx="5940425" cy="2803525"/>
            <wp:effectExtent l="0" t="0" r="317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940425" cy="2803525"/>
                    </a:xfrm>
                    <a:prstGeom prst="rect">
                      <a:avLst/>
                    </a:prstGeom>
                  </pic:spPr>
                </pic:pic>
              </a:graphicData>
            </a:graphic>
          </wp:anchor>
        </w:drawing>
      </w:r>
      <w:r w:rsidR="009C21B3">
        <w:rPr>
          <w:noProof/>
          <w:lang w:bidi="ar-SA"/>
        </w:rPr>
        <mc:AlternateContent>
          <mc:Choice Requires="wps">
            <w:drawing>
              <wp:anchor distT="0" distB="0" distL="114300" distR="114300" simplePos="0" relativeHeight="251786240" behindDoc="0" locked="0" layoutInCell="1" allowOverlap="1" wp14:anchorId="0DFE58DE" wp14:editId="0F6273D1">
                <wp:simplePos x="0" y="0"/>
                <wp:positionH relativeFrom="column">
                  <wp:posOffset>-802005</wp:posOffset>
                </wp:positionH>
                <wp:positionV relativeFrom="paragraph">
                  <wp:posOffset>223520</wp:posOffset>
                </wp:positionV>
                <wp:extent cx="1501140" cy="1819910"/>
                <wp:effectExtent l="0" t="0" r="3810" b="88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181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00D01" w14:textId="77777777" w:rsidR="00FA4E14" w:rsidRDefault="00FA4E14" w:rsidP="00491E9F">
                            <w:r>
                              <w:t xml:space="preserve">(Right): The format of the concentration/signal profile sheet.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8DE" id="Text Box 11" o:spid="_x0000_s1071" type="#_x0000_t202" style="position:absolute;margin-left:-63.15pt;margin-top:17.6pt;width:118.2pt;height:14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" fillcolor="white [3201]" strokeweight=".5pt">
                <v:path arrowok="t"/>
                <v:textbox>
                  <w:txbxContent>
                    <w:p w14:paraId="5F000D01" w14:textId="77777777" w:rsidR="00FA4E14" w:rsidRDefault="00FA4E14" w:rsidP="00491E9F">
                      <w:r>
                        <w:t xml:space="preserve">(Right): The format of the concentration/signal profile sheet. </w:t>
                      </w:r>
                    </w:p>
                  </w:txbxContent>
                </v:textbox>
              </v:shape>
            </w:pict>
          </mc:Fallback>
        </mc:AlternateContent>
      </w:r>
    </w:p>
    <w:p w14:paraId="341B4AA6" w14:textId="77777777" w:rsidR="00491E9F" w:rsidRDefault="00491E9F" w:rsidP="00491E9F"/>
    <w:p w14:paraId="160B9687" w14:textId="77777777" w:rsidR="00491E9F" w:rsidRDefault="00491E9F" w:rsidP="00491E9F"/>
    <w:p w14:paraId="559A72D0" w14:textId="77777777" w:rsidR="00491E9F" w:rsidRDefault="00491E9F" w:rsidP="00491E9F"/>
    <w:p w14:paraId="21337121" w14:textId="77777777" w:rsidR="00491E9F" w:rsidRDefault="00491E9F" w:rsidP="00491E9F"/>
    <w:p w14:paraId="4D87B11D" w14:textId="77777777" w:rsidR="00491E9F" w:rsidRDefault="00491E9F" w:rsidP="00491E9F"/>
    <w:p w14:paraId="69A2933A" w14:textId="77777777" w:rsidR="00491E9F" w:rsidRDefault="00491E9F" w:rsidP="00491E9F"/>
    <w:p w14:paraId="1CF71547" w14:textId="77777777" w:rsidR="00491E9F" w:rsidRDefault="00491E9F" w:rsidP="00491E9F"/>
    <w:p w14:paraId="4DF80C46" w14:textId="77777777" w:rsidR="00491E9F" w:rsidRDefault="00491E9F" w:rsidP="00491E9F"/>
    <w:p w14:paraId="3FFBBE35" w14:textId="77777777" w:rsidR="00491E9F" w:rsidRDefault="00491E9F" w:rsidP="00491E9F"/>
    <w:p w14:paraId="37BCDCDC" w14:textId="77777777" w:rsidR="00491E9F" w:rsidRDefault="00491E9F" w:rsidP="00491E9F"/>
    <w:p w14:paraId="6371A316" w14:textId="6B0946AB" w:rsidR="00491E9F" w:rsidRDefault="009C21B3" w:rsidP="00491E9F">
      <w:r>
        <w:rPr>
          <w:noProof/>
          <w:lang w:bidi="ar-SA"/>
        </w:rPr>
        <w:lastRenderedPageBreak/>
        <mc:AlternateContent>
          <mc:Choice Requires="wps">
            <w:drawing>
              <wp:anchor distT="0" distB="0" distL="114300" distR="114300" simplePos="0" relativeHeight="251787264" behindDoc="0" locked="0" layoutInCell="1" allowOverlap="1" wp14:anchorId="71A403AE" wp14:editId="63B327C3">
                <wp:simplePos x="0" y="0"/>
                <wp:positionH relativeFrom="column">
                  <wp:posOffset>-802005</wp:posOffset>
                </wp:positionH>
                <wp:positionV relativeFrom="paragraph">
                  <wp:posOffset>197485</wp:posOffset>
                </wp:positionV>
                <wp:extent cx="1405890" cy="1906270"/>
                <wp:effectExtent l="0" t="0" r="381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90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2DE09" w14:textId="77777777" w:rsidR="00FA4E14" w:rsidRDefault="00FA4E14" w:rsidP="00491E9F">
                            <w:r>
                              <w:t>(Right): The format of the reference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403AE" id="Text Box 12" o:spid="_x0000_s1072" type="#_x0000_t202" style="position:absolute;margin-left:-63.15pt;margin-top:15.55pt;width:110.7pt;height:150.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" fillcolor="white [3201]" strokeweight=".5pt">
                <v:path arrowok="t"/>
                <v:textbox>
                  <w:txbxContent>
                    <w:p w14:paraId="3222DE09" w14:textId="77777777" w:rsidR="00FA4E14" w:rsidRDefault="00FA4E14" w:rsidP="00491E9F">
                      <w:r>
                        <w:t>(Right): The format of the reference sheet.</w:t>
                      </w:r>
                    </w:p>
                  </w:txbxContent>
                </v:textbox>
              </v:shape>
            </w:pict>
          </mc:Fallback>
        </mc:AlternateContent>
      </w:r>
      <w:r w:rsidR="00491E9F">
        <w:rPr>
          <w:noProof/>
          <w:lang w:bidi="ar-SA"/>
        </w:rPr>
        <w:drawing>
          <wp:anchor distT="0" distB="0" distL="114300" distR="114300" simplePos="0" relativeHeight="251785216" behindDoc="0" locked="0" layoutInCell="1" allowOverlap="1" wp14:anchorId="3C2E0B8B" wp14:editId="4D7DAB89">
            <wp:simplePos x="0" y="0"/>
            <wp:positionH relativeFrom="column">
              <wp:posOffset>767080</wp:posOffset>
            </wp:positionH>
            <wp:positionV relativeFrom="paragraph">
              <wp:posOffset>267335</wp:posOffset>
            </wp:positionV>
            <wp:extent cx="5943600" cy="164655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p>
    <w:p w14:paraId="198A618E" w14:textId="77777777" w:rsidR="00491E9F" w:rsidRDefault="00491E9F" w:rsidP="00491E9F"/>
    <w:p w14:paraId="6CCD40E7" w14:textId="77777777" w:rsidR="00491E9F" w:rsidRDefault="00491E9F" w:rsidP="00491E9F"/>
    <w:p w14:paraId="193FC03A" w14:textId="77777777" w:rsidR="00491E9F" w:rsidRDefault="00491E9F" w:rsidP="00491E9F"/>
    <w:p w14:paraId="3DBE3089" w14:textId="77777777" w:rsidR="00491E9F" w:rsidRDefault="00491E9F" w:rsidP="00491E9F"/>
    <w:p w14:paraId="4458CBD7" w14:textId="77777777" w:rsidR="00491E9F" w:rsidRDefault="00491E9F" w:rsidP="00491E9F"/>
    <w:p w14:paraId="1D90C94E" w14:textId="77777777" w:rsidR="00491E9F" w:rsidRDefault="00491E9F" w:rsidP="00491E9F"/>
    <w:p w14:paraId="568772C7" w14:textId="77777777" w:rsidR="00491E9F" w:rsidRDefault="00491E9F" w:rsidP="00491E9F"/>
    <w:p w14:paraId="254B1409" w14:textId="77777777" w:rsidR="00491E9F" w:rsidRDefault="00491E9F" w:rsidP="00491E9F">
      <w:r>
        <w:t xml:space="preserve">The output file of the Data Generation Program is shown below: </w:t>
      </w:r>
    </w:p>
    <w:p w14:paraId="4C4C6BA5" w14:textId="77777777" w:rsidR="00491E9F" w:rsidRDefault="00491E9F" w:rsidP="00491E9F">
      <w:r>
        <w:rPr>
          <w:noProof/>
          <w:lang w:bidi="ar-SA"/>
        </w:rPr>
        <w:drawing>
          <wp:anchor distT="0" distB="0" distL="114300" distR="114300" simplePos="0" relativeHeight="251788288" behindDoc="0" locked="0" layoutInCell="1" allowOverlap="1" wp14:anchorId="692A9104" wp14:editId="210A3606">
            <wp:simplePos x="0" y="0"/>
            <wp:positionH relativeFrom="column">
              <wp:posOffset>473710</wp:posOffset>
            </wp:positionH>
            <wp:positionV relativeFrom="paragraph">
              <wp:posOffset>391795</wp:posOffset>
            </wp:positionV>
            <wp:extent cx="6245860" cy="2578735"/>
            <wp:effectExtent l="0" t="0" r="2540" b="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45860" cy="2578735"/>
                    </a:xfrm>
                    <a:prstGeom prst="rect">
                      <a:avLst/>
                    </a:prstGeom>
                  </pic:spPr>
                </pic:pic>
              </a:graphicData>
            </a:graphic>
          </wp:anchor>
        </w:drawing>
      </w:r>
    </w:p>
    <w:p w14:paraId="2ACA72A2" w14:textId="2FBC8878" w:rsidR="00491E9F" w:rsidRDefault="009C21B3" w:rsidP="00491E9F">
      <w:r>
        <w:rPr>
          <w:noProof/>
          <w:lang w:bidi="ar-SA"/>
        </w:rPr>
        <mc:AlternateContent>
          <mc:Choice Requires="wps">
            <w:drawing>
              <wp:anchor distT="0" distB="0" distL="114300" distR="114300" simplePos="0" relativeHeight="251789312" behindDoc="0" locked="0" layoutInCell="1" allowOverlap="1" wp14:anchorId="1FC7496A" wp14:editId="2E8497B3">
                <wp:simplePos x="0" y="0"/>
                <wp:positionH relativeFrom="leftMargin">
                  <wp:align>right</wp:align>
                </wp:positionH>
                <wp:positionV relativeFrom="paragraph">
                  <wp:posOffset>147955</wp:posOffset>
                </wp:positionV>
                <wp:extent cx="809625" cy="1419225"/>
                <wp:effectExtent l="0" t="0" r="952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962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C83C" w14:textId="77777777" w:rsidR="00FA4E14" w:rsidRDefault="00FA4E14" w:rsidP="00491E9F">
                            <w:r>
                              <w:t xml:space="preserve">(Right) An example output of the Simulated 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496A" id="Text Box 14" o:spid="_x0000_s1073" type="#_x0000_t202" style="position:absolute;margin-left:12.55pt;margin-top:11.65pt;width:63.75pt;height:111.75pt;z-index:251789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" fillcolor="white [3201]" strokeweight=".5pt">
                <v:path arrowok="t"/>
                <v:textbox>
                  <w:txbxContent>
                    <w:p w14:paraId="46BBC83C" w14:textId="77777777" w:rsidR="00FA4E14" w:rsidRDefault="00FA4E14" w:rsidP="00491E9F">
                      <w:r>
                        <w:t xml:space="preserve">(Right) An example output of the Simulated Signals. </w:t>
                      </w:r>
                    </w:p>
                  </w:txbxContent>
                </v:textbox>
                <w10:wrap anchorx="margin"/>
              </v:shape>
            </w:pict>
          </mc:Fallback>
        </mc:AlternateContent>
      </w:r>
    </w:p>
    <w:p w14:paraId="339C7496" w14:textId="77777777" w:rsidR="00491E9F" w:rsidRDefault="00491E9F" w:rsidP="00491E9F"/>
    <w:p w14:paraId="14318020" w14:textId="77777777" w:rsidR="00491E9F" w:rsidRDefault="00491E9F" w:rsidP="00491E9F"/>
    <w:p w14:paraId="4A0D191A" w14:textId="77777777" w:rsidR="00491E9F" w:rsidRDefault="00491E9F" w:rsidP="00491E9F"/>
    <w:p w14:paraId="7388CD3D" w14:textId="77777777" w:rsidR="00491E9F" w:rsidRDefault="00491E9F" w:rsidP="00491E9F"/>
    <w:p w14:paraId="62369259" w14:textId="77777777" w:rsidR="00491E9F" w:rsidRDefault="00491E9F" w:rsidP="00491E9F"/>
    <w:p w14:paraId="62993D77" w14:textId="77777777" w:rsidR="00491E9F" w:rsidRDefault="00491E9F" w:rsidP="00491E9F"/>
    <w:p w14:paraId="2BD7F5F8" w14:textId="77777777" w:rsidR="00491E9F" w:rsidRDefault="00491E9F" w:rsidP="00491E9F"/>
    <w:p w14:paraId="1703E89D" w14:textId="77777777" w:rsidR="00491E9F" w:rsidRDefault="00491E9F" w:rsidP="00491E9F">
      <w:r>
        <w:t xml:space="preserve"> </w:t>
      </w:r>
    </w:p>
    <w:p w14:paraId="0BFF8762" w14:textId="77777777" w:rsidR="00491E9F" w:rsidRDefault="00491E9F" w:rsidP="00491E9F"/>
    <w:p w14:paraId="64F984DB" w14:textId="77777777" w:rsidR="00491E9F" w:rsidRDefault="00491E9F" w:rsidP="00491E9F"/>
    <w:p w14:paraId="536A9F9F" w14:textId="77777777" w:rsidR="00491E9F" w:rsidRDefault="00491E9F" w:rsidP="00491E9F">
      <w:r w:rsidRPr="003A3A27">
        <w:rPr>
          <w:b/>
        </w:rPr>
        <w:t xml:space="preserve">Operation: </w:t>
      </w:r>
    </w:p>
    <w:p w14:paraId="3C7A7D57" w14:textId="77777777" w:rsidR="00491E9F" w:rsidRDefault="00491E9F" w:rsidP="00491E9F">
      <w:r>
        <w:t xml:space="preserve">As with the </w:t>
      </w:r>
      <w:proofErr w:type="spellStart"/>
      <w:r>
        <w:t>JDXConverter</w:t>
      </w:r>
      <w:proofErr w:type="spellEnd"/>
      <w:r>
        <w:t xml:space="preserve"> program the Data Generation Program must be compiled and ran from the Anaconda command line. Make sure all files </w:t>
      </w:r>
      <w:proofErr w:type="gramStart"/>
      <w:r>
        <w:t>are located in</w:t>
      </w:r>
      <w:proofErr w:type="gramEnd"/>
      <w:r>
        <w:t xml:space="preserve"> the same folder before compiling. </w:t>
      </w:r>
    </w:p>
    <w:p w14:paraId="42273FA2" w14:textId="77777777" w:rsidR="00491E9F" w:rsidRDefault="00491E9F" w:rsidP="00491E9F">
      <w:r>
        <w:rPr>
          <w:noProof/>
          <w:lang w:bidi="ar-SA"/>
        </w:rPr>
        <w:lastRenderedPageBreak/>
        <w:drawing>
          <wp:anchor distT="0" distB="0" distL="114300" distR="114300" simplePos="0" relativeHeight="251790336" behindDoc="0" locked="0" layoutInCell="1" allowOverlap="1" wp14:anchorId="3B583B0E" wp14:editId="42DE4FDE">
            <wp:simplePos x="0" y="0"/>
            <wp:positionH relativeFrom="column">
              <wp:posOffset>1129665</wp:posOffset>
            </wp:positionH>
            <wp:positionV relativeFrom="paragraph">
              <wp:posOffset>300355</wp:posOffset>
            </wp:positionV>
            <wp:extent cx="1390650" cy="390525"/>
            <wp:effectExtent l="0" t="0" r="0" b="9525"/>
            <wp:wrapSquare wrapText="bothSides"/>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anchor>
        </w:drawing>
      </w:r>
      <w:r>
        <w:t xml:space="preserve">Command to Compile and Run: </w:t>
      </w:r>
    </w:p>
    <w:p w14:paraId="76C0F933" w14:textId="77777777" w:rsidR="00491E9F" w:rsidRDefault="00491E9F" w:rsidP="00491E9F"/>
    <w:p w14:paraId="64250114" w14:textId="77777777" w:rsidR="00491E9F" w:rsidRDefault="00491E9F" w:rsidP="00491E9F"/>
    <w:p w14:paraId="7AA7374D" w14:textId="77777777" w:rsidR="00491E9F" w:rsidRDefault="00491E9F" w:rsidP="00491E9F">
      <w:r>
        <w:t xml:space="preserve">After compilation, the user will be prompted to either simulate all possible mass fragments or selected mass fragments. A user may only want to simulate the selected mass fragments that correlate to the mass fragments measured in an experiment. </w:t>
      </w:r>
    </w:p>
    <w:p w14:paraId="7C017968" w14:textId="77777777" w:rsidR="00491E9F" w:rsidRDefault="00491E9F" w:rsidP="00491E9F">
      <w:r>
        <w:rPr>
          <w:noProof/>
          <w:lang w:bidi="ar-SA"/>
        </w:rPr>
        <w:drawing>
          <wp:inline distT="0" distB="0" distL="0" distR="0" wp14:anchorId="65AAD1EF" wp14:editId="6544B94E">
            <wp:extent cx="4505325" cy="4191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505325" cy="419100"/>
                    </a:xfrm>
                    <a:prstGeom prst="rect">
                      <a:avLst/>
                    </a:prstGeom>
                  </pic:spPr>
                </pic:pic>
              </a:graphicData>
            </a:graphic>
          </wp:inline>
        </w:drawing>
      </w:r>
    </w:p>
    <w:p w14:paraId="5F9B9579" w14:textId="77777777" w:rsidR="00491E9F" w:rsidRDefault="00491E9F" w:rsidP="00491E9F"/>
    <w:p w14:paraId="6EC2252F" w14:textId="77777777" w:rsidR="00491E9F" w:rsidRDefault="00491E9F" w:rsidP="00491E9F">
      <w:r>
        <w:t>If the user selects ‘</w:t>
      </w:r>
      <w:proofErr w:type="gramStart"/>
      <w:r>
        <w:t>yes’</w:t>
      </w:r>
      <w:proofErr w:type="gramEnd"/>
      <w:r>
        <w:t xml:space="preserve"> then all mass fragments are simulated and exported to the simulated signals csv file. If the user selects ‘no’ then they are further prompted to enter the mass fragments he/she wishes to simulate. </w:t>
      </w:r>
    </w:p>
    <w:p w14:paraId="2919814C" w14:textId="77777777" w:rsidR="00491E9F" w:rsidRDefault="00491E9F" w:rsidP="00491E9F">
      <w:r>
        <w:rPr>
          <w:noProof/>
          <w:lang w:bidi="ar-SA"/>
        </w:rPr>
        <w:drawing>
          <wp:anchor distT="0" distB="0" distL="114300" distR="114300" simplePos="0" relativeHeight="251791360" behindDoc="0" locked="0" layoutInCell="1" allowOverlap="1" wp14:anchorId="1885CC5D" wp14:editId="5FFDDC42">
            <wp:simplePos x="0" y="0"/>
            <wp:positionH relativeFrom="column">
              <wp:posOffset>98425</wp:posOffset>
            </wp:positionH>
            <wp:positionV relativeFrom="paragraph">
              <wp:posOffset>236855</wp:posOffset>
            </wp:positionV>
            <wp:extent cx="4752975" cy="762635"/>
            <wp:effectExtent l="0" t="0" r="9525"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752975" cy="762635"/>
                    </a:xfrm>
                    <a:prstGeom prst="rect">
                      <a:avLst/>
                    </a:prstGeom>
                  </pic:spPr>
                </pic:pic>
              </a:graphicData>
            </a:graphic>
          </wp:anchor>
        </w:drawing>
      </w:r>
    </w:p>
    <w:p w14:paraId="528218F3" w14:textId="77777777" w:rsidR="00491E9F" w:rsidRDefault="00491E9F" w:rsidP="00491E9F">
      <w:r>
        <w:t xml:space="preserve">After entering all desired mass fragments (delimited with a comma) the program simulates the signals for all desired mass fragments and concludes. </w:t>
      </w:r>
    </w:p>
    <w:p w14:paraId="64040209" w14:textId="77777777" w:rsidR="00491E9F" w:rsidRDefault="00491E9F" w:rsidP="00491E9F"/>
    <w:p w14:paraId="08CEF25B" w14:textId="77777777" w:rsidR="00491E9F" w:rsidRDefault="00491E9F" w:rsidP="00491E9F"/>
    <w:p w14:paraId="063453CB" w14:textId="77777777" w:rsidR="00491E9F" w:rsidRDefault="00491E9F" w:rsidP="00491E9F"/>
    <w:p w14:paraId="207F5835" w14:textId="77777777" w:rsidR="00491E9F" w:rsidRPr="004E4B33" w:rsidRDefault="00491E9F"/>
    <w:sectPr w:rsidR="00491E9F" w:rsidRPr="004E4B33" w:rsidSect="001053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1" w:author="Yurik" w:date="2018-02-03T13:03:00Z" w:initials="Y">
    <w:p w14:paraId="325431BA" w14:textId="77777777" w:rsidR="00FA4E14" w:rsidRDefault="00FA4E14" w:rsidP="00D72729">
      <w:pPr>
        <w:pStyle w:val="CommentText"/>
      </w:pPr>
      <w:r>
        <w:rPr>
          <w:rStyle w:val="CommentReference"/>
        </w:rPr>
        <w:annotationRef/>
      </w:r>
      <w:r>
        <w:t>This does not seem to correspond to the user input file “Exactly” each feature in userinput file must have its name listed here (or vice versa) so the person can clearly see which features in input file correspond to which features here.</w:t>
      </w:r>
    </w:p>
    <w:p w14:paraId="63046909" w14:textId="77777777" w:rsidR="00FA4E14" w:rsidRDefault="00FA4E14" w:rsidP="00D72729">
      <w:pPr>
        <w:pStyle w:val="CommentText"/>
      </w:pPr>
    </w:p>
    <w:p w14:paraId="3B3E6E83" w14:textId="77777777" w:rsidR="00FA4E14" w:rsidRDefault="00FA4E14" w:rsidP="00D72729">
      <w:pPr>
        <w:pStyle w:val="CommentText"/>
      </w:pPr>
      <w:r>
        <w:t xml:space="preserve">One thing we could do is that for example you could use a particular syntax like double asterix to name features. Meaning, the user input file could have a comment at the top saying that feature names in the guide are designated below using **double asterix notation** and then down below you could write </w:t>
      </w:r>
    </w:p>
    <w:p w14:paraId="6522752C" w14:textId="77777777" w:rsidR="00FA4E14" w:rsidRDefault="00FA4E14" w:rsidP="00D72729">
      <w:pPr>
        <w:pStyle w:val="CommentText"/>
      </w:pPr>
      <w:r>
        <w:br/>
        <w:t>#These options are for the **Time Range** feature.</w:t>
      </w:r>
    </w:p>
    <w:p w14:paraId="75F6142A" w14:textId="77777777" w:rsidR="00FA4E14" w:rsidRDefault="00FA4E14" w:rsidP="00D72729">
      <w:pPr>
        <w:pStyle w:val="CommentText"/>
      </w:pPr>
    </w:p>
    <w:p w14:paraId="7C7080C5" w14:textId="77777777" w:rsidR="00FA4E14" w:rsidRDefault="00FA4E14" w:rsidP="00D72729">
      <w:pPr>
        <w:pStyle w:val="CommentText"/>
      </w:pPr>
      <w:r>
        <w:t>This might be the best option for how to make 1-to-1 correspondence between the guide and the userinput file.  We don’t have to use double asterix, it’s just one suggestion. We could also do something //Time Range// or something else.</w:t>
      </w:r>
    </w:p>
    <w:p w14:paraId="03090CF7" w14:textId="77777777" w:rsidR="00FA4E14" w:rsidRDefault="00FA4E14">
      <w:pPr>
        <w:pStyle w:val="CommentText"/>
      </w:pPr>
    </w:p>
  </w:comment>
  <w:comment w:id="123" w:author="Yurik" w:date="2018-02-03T13:13:00Z" w:initials="Y">
    <w:p w14:paraId="0D431BE7" w14:textId="77777777" w:rsidR="00FA4E14" w:rsidRDefault="00FA4E14" w:rsidP="003A76C6">
      <w:pPr>
        <w:pStyle w:val="CommentText"/>
      </w:pPr>
      <w:r>
        <w:t xml:space="preserve">Clint Wrote: </w:t>
      </w:r>
      <w:r>
        <w:rPr>
          <w:rStyle w:val="CommentReference"/>
        </w:rPr>
        <w:annotationRef/>
      </w:r>
      <w:r>
        <w:t xml:space="preserve">Aditya, I made this section correspond exactly to what is currently in the userinput.py file. I highlighted with yellow the things that I wrote and am not really sure about. The red highlighted options I did not find in the userInput.py file.  I have not gone through the sections below and reorganized yet. I was thinking that I would probably make a “miscellaneous” (or something) section down there as well and didn’t want to get too into any changes before I get your feedback. </w:t>
      </w:r>
    </w:p>
    <w:p w14:paraId="62921AED" w14:textId="77777777" w:rsidR="00FA4E14" w:rsidRDefault="00FA4E14">
      <w:pPr>
        <w:pStyle w:val="CommentText"/>
      </w:pPr>
    </w:p>
    <w:p w14:paraId="1A1FD4CD" w14:textId="77777777" w:rsidR="00FA4E14" w:rsidRPr="00B9698E" w:rsidRDefault="00FA4E14">
      <w:pPr>
        <w:pStyle w:val="CommentText"/>
      </w:pPr>
      <w:r>
        <w:rPr>
          <w:b/>
        </w:rPr>
        <w:t>Aditya</w:t>
      </w:r>
      <w:r>
        <w:t>:I am fine with a Miscellaneous section, for now,  though I may change that later.</w:t>
      </w:r>
    </w:p>
  </w:comment>
  <w:comment w:id="122" w:author="Andrea Kraetz" w:date="2018-07-13T08:29:00Z" w:initials="AK">
    <w:p w14:paraId="167E5B0A" w14:textId="60F6ABF0" w:rsidR="00FA4E14" w:rsidRDefault="00FA4E14">
      <w:pPr>
        <w:pStyle w:val="CommentText"/>
      </w:pPr>
      <w:r>
        <w:rPr>
          <w:rStyle w:val="CommentReference"/>
        </w:rPr>
        <w:annotationRef/>
      </w:r>
      <w:r>
        <w:t>Are the steps supposed to be in order with how they are done in MSRESOLVE?</w:t>
      </w:r>
    </w:p>
    <w:p w14:paraId="73FB3B35" w14:textId="77777777" w:rsidR="00FA4E14" w:rsidRDefault="00FA4E14">
      <w:pPr>
        <w:pStyle w:val="CommentText"/>
      </w:pPr>
    </w:p>
  </w:comment>
  <w:comment w:id="124" w:author="Yurik" w:date="2018-02-03T14:09:00Z" w:initials="Y">
    <w:p w14:paraId="52337771" w14:textId="77777777" w:rsidR="00FA4E14" w:rsidRDefault="00FA4E14">
      <w:pPr>
        <w:pStyle w:val="CommentText"/>
      </w:pPr>
      <w:r>
        <w:rPr>
          <w:rStyle w:val="CommentReference"/>
        </w:rPr>
        <w:annotationRef/>
      </w:r>
      <w:r>
        <w:t>I agree, it would be better to call this AbscissaPointRadius and AbscissaDistanceRadius  or something like that. But if we do that, we should make it clear in the comments that AbscissaDistanceRadius would be (for example) a value like 7 to represent 7 in each direction if the abscissa (“x-axis”)  of the data is in seconds. Not every user is going to know or what to try to figure out what we mean by abscissa radius, so we need to explain that if we use that wording.</w:t>
      </w:r>
    </w:p>
  </w:comment>
  <w:comment w:id="125" w:author="Clint" w:date="2018-02-05T18:01:00Z" w:initials="C">
    <w:p w14:paraId="1B7A0205" w14:textId="77777777" w:rsidR="00FA4E14" w:rsidRDefault="00FA4E14">
      <w:pPr>
        <w:pStyle w:val="CommentText"/>
      </w:pPr>
      <w:r>
        <w:rPr>
          <w:rStyle w:val="CommentReference"/>
        </w:rPr>
        <w:annotationRef/>
      </w:r>
      <w:r>
        <w:t>I have added a TODO to the user input file to make this change in version 34.2.</w:t>
      </w:r>
    </w:p>
  </w:comment>
  <w:comment w:id="129" w:author="Savara, Aditya Ashi" w:date="2016-07-14T14:29:00Z" w:initials="SAA">
    <w:p w14:paraId="32AC36BC" w14:textId="77777777" w:rsidR="00FA4E14" w:rsidRDefault="00FA4E14">
      <w:pPr>
        <w:pStyle w:val="CommentText"/>
      </w:pPr>
      <w:r>
        <w:rPr>
          <w:rStyle w:val="CommentReference"/>
        </w:rPr>
        <w:annotationRef/>
      </w:r>
      <w:r>
        <w:t>This is not the first option in the input file… it’s actually the second…</w:t>
      </w:r>
    </w:p>
  </w:comment>
  <w:comment w:id="136" w:author="Andrea Kraetz" w:date="2018-07-13T09:25:00Z" w:initials="AK">
    <w:p w14:paraId="47B9F46A" w14:textId="4569485E" w:rsidR="00FA4E14" w:rsidRDefault="00FA4E14">
      <w:pPr>
        <w:pStyle w:val="CommentText"/>
      </w:pPr>
      <w:r>
        <w:rPr>
          <w:rStyle w:val="CommentReference"/>
        </w:rPr>
        <w:annotationRef/>
      </w:r>
      <w:r>
        <w:t>I’m not entirely sure if this is supposed to go here. I am confused about the order of the user guide. It doesn’t seem to correspond to that in MSRESOLVE</w:t>
      </w:r>
    </w:p>
  </w:comment>
  <w:comment w:id="242" w:author="Yurik" w:date="2018-02-03T12:53:00Z" w:initials="Y">
    <w:p w14:paraId="13BC97A0" w14:textId="77777777" w:rsidR="00FA4E14" w:rsidRDefault="00FA4E14">
      <w:pPr>
        <w:pStyle w:val="CommentText"/>
      </w:pPr>
      <w:r>
        <w:rPr>
          <w:rStyle w:val="CommentReference"/>
        </w:rPr>
        <w:annotationRef/>
      </w:r>
      <w:r>
        <w:t>I think this is no longer a separate module, we may need to move where this is in the manual and rewrite part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090CF7" w15:done="0"/>
  <w15:commentEx w15:paraId="1A1FD4CD" w15:done="0"/>
  <w15:commentEx w15:paraId="73FB3B35" w15:done="0"/>
  <w15:commentEx w15:paraId="52337771" w15:done="0"/>
  <w15:commentEx w15:paraId="1B7A0205" w15:done="0"/>
  <w15:commentEx w15:paraId="32AC36BC" w15:done="0"/>
  <w15:commentEx w15:paraId="47B9F46A" w15:done="0"/>
  <w15:commentEx w15:paraId="13BC97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090CF7" w16cid:durableId="1ED1ECF7"/>
  <w16cid:commentId w16cid:paraId="1A1FD4CD" w16cid:durableId="1ED1ECF8"/>
  <w16cid:commentId w16cid:paraId="73FB3B35" w16cid:durableId="1F6F2EE6"/>
  <w16cid:commentId w16cid:paraId="52337771" w16cid:durableId="1ED1ECF9"/>
  <w16cid:commentId w16cid:paraId="1B7A0205" w16cid:durableId="1ED1ECFA"/>
  <w16cid:commentId w16cid:paraId="32AC36BC" w16cid:durableId="1ED1ECFB"/>
  <w16cid:commentId w16cid:paraId="47B9F46A" w16cid:durableId="1F6F2EEA"/>
  <w16cid:commentId w16cid:paraId="13BC97A0" w16cid:durableId="1ED1E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E7D53" w14:textId="77777777" w:rsidR="00E2243F" w:rsidRDefault="00E2243F" w:rsidP="00961EBB">
      <w:pPr>
        <w:spacing w:after="0"/>
      </w:pPr>
      <w:r>
        <w:separator/>
      </w:r>
    </w:p>
  </w:endnote>
  <w:endnote w:type="continuationSeparator" w:id="0">
    <w:p w14:paraId="1CF74770" w14:textId="77777777" w:rsidR="00E2243F" w:rsidRDefault="00E2243F" w:rsidP="00961E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4B70E" w14:textId="77777777" w:rsidR="00E2243F" w:rsidRDefault="00E2243F" w:rsidP="00961EBB">
      <w:pPr>
        <w:spacing w:after="0"/>
      </w:pPr>
      <w:r>
        <w:separator/>
      </w:r>
    </w:p>
  </w:footnote>
  <w:footnote w:type="continuationSeparator" w:id="0">
    <w:p w14:paraId="4A5F207D" w14:textId="77777777" w:rsidR="00E2243F" w:rsidRDefault="00E2243F" w:rsidP="00961E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12B4"/>
    <w:multiLevelType w:val="hybridMultilevel"/>
    <w:tmpl w:val="8B62B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039"/>
    <w:multiLevelType w:val="hybridMultilevel"/>
    <w:tmpl w:val="BF7C6E72"/>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74324"/>
    <w:multiLevelType w:val="hybridMultilevel"/>
    <w:tmpl w:val="F71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22F2F"/>
    <w:multiLevelType w:val="hybridMultilevel"/>
    <w:tmpl w:val="5FBAF3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C5A77"/>
    <w:multiLevelType w:val="hybridMultilevel"/>
    <w:tmpl w:val="C08E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0725A"/>
    <w:multiLevelType w:val="hybridMultilevel"/>
    <w:tmpl w:val="5AF2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5260D9"/>
    <w:multiLevelType w:val="hybridMultilevel"/>
    <w:tmpl w:val="76B2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0611"/>
    <w:multiLevelType w:val="hybridMultilevel"/>
    <w:tmpl w:val="2122878A"/>
    <w:lvl w:ilvl="0" w:tplc="CE5AD2C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87ADE"/>
    <w:multiLevelType w:val="hybridMultilevel"/>
    <w:tmpl w:val="D962034A"/>
    <w:lvl w:ilvl="0" w:tplc="3F5894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A456CA"/>
    <w:multiLevelType w:val="hybridMultilevel"/>
    <w:tmpl w:val="EF0099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6A7BE3"/>
    <w:multiLevelType w:val="hybridMultilevel"/>
    <w:tmpl w:val="1E6EA5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AF46734"/>
    <w:multiLevelType w:val="hybridMultilevel"/>
    <w:tmpl w:val="61F6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A83793"/>
    <w:multiLevelType w:val="hybridMultilevel"/>
    <w:tmpl w:val="613C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2"/>
  </w:num>
  <w:num w:numId="4">
    <w:abstractNumId w:val="9"/>
  </w:num>
  <w:num w:numId="5">
    <w:abstractNumId w:val="5"/>
  </w:num>
  <w:num w:numId="6">
    <w:abstractNumId w:val="2"/>
  </w:num>
  <w:num w:numId="7">
    <w:abstractNumId w:val="1"/>
  </w:num>
  <w:num w:numId="8">
    <w:abstractNumId w:val="3"/>
  </w:num>
  <w:num w:numId="9">
    <w:abstractNumId w:val="11"/>
  </w:num>
  <w:num w:numId="10">
    <w:abstractNumId w:val="0"/>
  </w:num>
  <w:num w:numId="11">
    <w:abstractNumId w:val="8"/>
  </w:num>
  <w:num w:numId="12">
    <w:abstractNumId w:val="7"/>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vara, Aditya Ashi">
    <w15:presenceInfo w15:providerId="AD" w15:userId="S::fvs@ornl.gov::bc9c198b-2e23-46a8-8b47-c28ea74074f7"/>
  </w15:person>
  <w15:person w15:author="Andrea Kraetz">
    <w15:presenceInfo w15:providerId="Windows Live" w15:userId="ada1366d63e3d690"/>
  </w15:person>
  <w15:person w15:author="Clint">
    <w15:presenceInfo w15:providerId="None" w15:userId="Clint"/>
  </w15:person>
  <w15:person w15:author="Rogers, Alexander M.">
    <w15:presenceInfo w15:providerId="AD" w15:userId="S::7ar@ornl.gov::99bd899b-fafd-4a63-81e5-a5b10e50e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31A"/>
    <w:rsid w:val="0000019C"/>
    <w:rsid w:val="00000505"/>
    <w:rsid w:val="0001108C"/>
    <w:rsid w:val="000164F9"/>
    <w:rsid w:val="00017137"/>
    <w:rsid w:val="00023048"/>
    <w:rsid w:val="00026C47"/>
    <w:rsid w:val="000275F6"/>
    <w:rsid w:val="00027B68"/>
    <w:rsid w:val="000319B0"/>
    <w:rsid w:val="00033144"/>
    <w:rsid w:val="00034588"/>
    <w:rsid w:val="00041A34"/>
    <w:rsid w:val="00050CA1"/>
    <w:rsid w:val="000530AD"/>
    <w:rsid w:val="0006775A"/>
    <w:rsid w:val="00071359"/>
    <w:rsid w:val="00072C09"/>
    <w:rsid w:val="000764E7"/>
    <w:rsid w:val="00083E68"/>
    <w:rsid w:val="00087B48"/>
    <w:rsid w:val="00090408"/>
    <w:rsid w:val="0009292D"/>
    <w:rsid w:val="00096B96"/>
    <w:rsid w:val="000A1E96"/>
    <w:rsid w:val="000A4DF1"/>
    <w:rsid w:val="000A7CBD"/>
    <w:rsid w:val="000B5473"/>
    <w:rsid w:val="000C0545"/>
    <w:rsid w:val="000C0AE4"/>
    <w:rsid w:val="000D320F"/>
    <w:rsid w:val="000D41C6"/>
    <w:rsid w:val="000E1A96"/>
    <w:rsid w:val="000E3AF0"/>
    <w:rsid w:val="000E4F01"/>
    <w:rsid w:val="000E54E5"/>
    <w:rsid w:val="000E563A"/>
    <w:rsid w:val="000F0FC0"/>
    <w:rsid w:val="00103DC8"/>
    <w:rsid w:val="0010536E"/>
    <w:rsid w:val="00106181"/>
    <w:rsid w:val="00115CDC"/>
    <w:rsid w:val="00120C01"/>
    <w:rsid w:val="0012172B"/>
    <w:rsid w:val="001219CF"/>
    <w:rsid w:val="00124611"/>
    <w:rsid w:val="00124E38"/>
    <w:rsid w:val="00136004"/>
    <w:rsid w:val="00142337"/>
    <w:rsid w:val="00150B86"/>
    <w:rsid w:val="0016095F"/>
    <w:rsid w:val="001642B1"/>
    <w:rsid w:val="0016769D"/>
    <w:rsid w:val="00174074"/>
    <w:rsid w:val="001831EB"/>
    <w:rsid w:val="00185911"/>
    <w:rsid w:val="00191171"/>
    <w:rsid w:val="0019148A"/>
    <w:rsid w:val="0019160D"/>
    <w:rsid w:val="001A3BF8"/>
    <w:rsid w:val="001A4B55"/>
    <w:rsid w:val="001B00FC"/>
    <w:rsid w:val="001B224F"/>
    <w:rsid w:val="001B3054"/>
    <w:rsid w:val="001C6A75"/>
    <w:rsid w:val="001C7925"/>
    <w:rsid w:val="001E40B0"/>
    <w:rsid w:val="001E6EA7"/>
    <w:rsid w:val="001E7A09"/>
    <w:rsid w:val="001F3B49"/>
    <w:rsid w:val="001F6A7C"/>
    <w:rsid w:val="00207CDD"/>
    <w:rsid w:val="00211CA4"/>
    <w:rsid w:val="002129DC"/>
    <w:rsid w:val="002134EC"/>
    <w:rsid w:val="002135B0"/>
    <w:rsid w:val="00232CA9"/>
    <w:rsid w:val="002360A0"/>
    <w:rsid w:val="0024150E"/>
    <w:rsid w:val="00241A6D"/>
    <w:rsid w:val="00242C09"/>
    <w:rsid w:val="00243A2A"/>
    <w:rsid w:val="0025361D"/>
    <w:rsid w:val="00256623"/>
    <w:rsid w:val="00263D0C"/>
    <w:rsid w:val="002701DE"/>
    <w:rsid w:val="00273448"/>
    <w:rsid w:val="0028011D"/>
    <w:rsid w:val="00282DD6"/>
    <w:rsid w:val="00282E7E"/>
    <w:rsid w:val="00285B85"/>
    <w:rsid w:val="002977AF"/>
    <w:rsid w:val="002A7ACC"/>
    <w:rsid w:val="002A7E86"/>
    <w:rsid w:val="002B0E09"/>
    <w:rsid w:val="002B0E7E"/>
    <w:rsid w:val="002B10CB"/>
    <w:rsid w:val="002B4C11"/>
    <w:rsid w:val="002B4C9D"/>
    <w:rsid w:val="002B57A9"/>
    <w:rsid w:val="002B66B0"/>
    <w:rsid w:val="002D0CE9"/>
    <w:rsid w:val="002D1843"/>
    <w:rsid w:val="002D4C41"/>
    <w:rsid w:val="002D5579"/>
    <w:rsid w:val="002D5E12"/>
    <w:rsid w:val="002E6885"/>
    <w:rsid w:val="002F0692"/>
    <w:rsid w:val="002F4138"/>
    <w:rsid w:val="002F4806"/>
    <w:rsid w:val="002F56C2"/>
    <w:rsid w:val="002F6832"/>
    <w:rsid w:val="002F7609"/>
    <w:rsid w:val="002F7A39"/>
    <w:rsid w:val="0030525B"/>
    <w:rsid w:val="00307DE2"/>
    <w:rsid w:val="00307EBA"/>
    <w:rsid w:val="003111F3"/>
    <w:rsid w:val="003133B5"/>
    <w:rsid w:val="00314E6F"/>
    <w:rsid w:val="00317384"/>
    <w:rsid w:val="003304C6"/>
    <w:rsid w:val="0033122A"/>
    <w:rsid w:val="00334603"/>
    <w:rsid w:val="00340768"/>
    <w:rsid w:val="00340A05"/>
    <w:rsid w:val="00343091"/>
    <w:rsid w:val="00346C4D"/>
    <w:rsid w:val="003504D9"/>
    <w:rsid w:val="00360A40"/>
    <w:rsid w:val="003652BF"/>
    <w:rsid w:val="00365678"/>
    <w:rsid w:val="0036672A"/>
    <w:rsid w:val="00367E84"/>
    <w:rsid w:val="0038110D"/>
    <w:rsid w:val="00383B36"/>
    <w:rsid w:val="00384C2F"/>
    <w:rsid w:val="00386E7A"/>
    <w:rsid w:val="00387674"/>
    <w:rsid w:val="00393034"/>
    <w:rsid w:val="00393D20"/>
    <w:rsid w:val="00394968"/>
    <w:rsid w:val="00395074"/>
    <w:rsid w:val="00396BEF"/>
    <w:rsid w:val="003A0A14"/>
    <w:rsid w:val="003A1372"/>
    <w:rsid w:val="003A2B9F"/>
    <w:rsid w:val="003A3A27"/>
    <w:rsid w:val="003A65D2"/>
    <w:rsid w:val="003A76C6"/>
    <w:rsid w:val="003B1462"/>
    <w:rsid w:val="003B2BD3"/>
    <w:rsid w:val="003B434D"/>
    <w:rsid w:val="003C0FFF"/>
    <w:rsid w:val="003C3A55"/>
    <w:rsid w:val="003C62FB"/>
    <w:rsid w:val="003E2337"/>
    <w:rsid w:val="003F48A1"/>
    <w:rsid w:val="003F5535"/>
    <w:rsid w:val="00401E6A"/>
    <w:rsid w:val="00404CF0"/>
    <w:rsid w:val="004053AF"/>
    <w:rsid w:val="00412A3D"/>
    <w:rsid w:val="00414C50"/>
    <w:rsid w:val="00415D0A"/>
    <w:rsid w:val="00421173"/>
    <w:rsid w:val="004264FE"/>
    <w:rsid w:val="0042688B"/>
    <w:rsid w:val="004333C3"/>
    <w:rsid w:val="00435470"/>
    <w:rsid w:val="0043588C"/>
    <w:rsid w:val="00435E00"/>
    <w:rsid w:val="004405C5"/>
    <w:rsid w:val="00440B16"/>
    <w:rsid w:val="00443E77"/>
    <w:rsid w:val="00447F19"/>
    <w:rsid w:val="00460FBE"/>
    <w:rsid w:val="004745AA"/>
    <w:rsid w:val="00475716"/>
    <w:rsid w:val="00480821"/>
    <w:rsid w:val="004812F3"/>
    <w:rsid w:val="00483BBC"/>
    <w:rsid w:val="0048594F"/>
    <w:rsid w:val="00485D9F"/>
    <w:rsid w:val="00491E9F"/>
    <w:rsid w:val="00492414"/>
    <w:rsid w:val="004A6A24"/>
    <w:rsid w:val="004B10D7"/>
    <w:rsid w:val="004B1E3C"/>
    <w:rsid w:val="004B682D"/>
    <w:rsid w:val="004B7681"/>
    <w:rsid w:val="004B7F6C"/>
    <w:rsid w:val="004C05CA"/>
    <w:rsid w:val="004C4EBB"/>
    <w:rsid w:val="004C4F73"/>
    <w:rsid w:val="004C4F92"/>
    <w:rsid w:val="004D0E4A"/>
    <w:rsid w:val="004D3A1A"/>
    <w:rsid w:val="004D67A3"/>
    <w:rsid w:val="004E3022"/>
    <w:rsid w:val="004E4B33"/>
    <w:rsid w:val="004F0441"/>
    <w:rsid w:val="004F3FCD"/>
    <w:rsid w:val="004F46DC"/>
    <w:rsid w:val="004F726B"/>
    <w:rsid w:val="00502F3C"/>
    <w:rsid w:val="00504EF7"/>
    <w:rsid w:val="00505427"/>
    <w:rsid w:val="0050718E"/>
    <w:rsid w:val="0050784D"/>
    <w:rsid w:val="0051384B"/>
    <w:rsid w:val="005165FD"/>
    <w:rsid w:val="005204F7"/>
    <w:rsid w:val="005212B5"/>
    <w:rsid w:val="00524C5F"/>
    <w:rsid w:val="00525F70"/>
    <w:rsid w:val="00527C3A"/>
    <w:rsid w:val="00530AC9"/>
    <w:rsid w:val="00531893"/>
    <w:rsid w:val="00537A5D"/>
    <w:rsid w:val="00543320"/>
    <w:rsid w:val="005568A0"/>
    <w:rsid w:val="005636E7"/>
    <w:rsid w:val="00564053"/>
    <w:rsid w:val="005647CB"/>
    <w:rsid w:val="00564D3D"/>
    <w:rsid w:val="005654AF"/>
    <w:rsid w:val="005675EF"/>
    <w:rsid w:val="0057125F"/>
    <w:rsid w:val="00573549"/>
    <w:rsid w:val="005741BB"/>
    <w:rsid w:val="0057566F"/>
    <w:rsid w:val="00576320"/>
    <w:rsid w:val="00577EB3"/>
    <w:rsid w:val="00582F37"/>
    <w:rsid w:val="00586C57"/>
    <w:rsid w:val="00592D1C"/>
    <w:rsid w:val="00594AC5"/>
    <w:rsid w:val="005967E1"/>
    <w:rsid w:val="005A2372"/>
    <w:rsid w:val="005A24F9"/>
    <w:rsid w:val="005A2ACB"/>
    <w:rsid w:val="005A3BF1"/>
    <w:rsid w:val="005A7165"/>
    <w:rsid w:val="005B12C1"/>
    <w:rsid w:val="005B22FF"/>
    <w:rsid w:val="005B70F7"/>
    <w:rsid w:val="005B73DE"/>
    <w:rsid w:val="005B780E"/>
    <w:rsid w:val="005C1BF5"/>
    <w:rsid w:val="005C1FEA"/>
    <w:rsid w:val="005C6DF5"/>
    <w:rsid w:val="005D198A"/>
    <w:rsid w:val="005D224F"/>
    <w:rsid w:val="005D3190"/>
    <w:rsid w:val="005D36C6"/>
    <w:rsid w:val="005E5A7C"/>
    <w:rsid w:val="005E61D9"/>
    <w:rsid w:val="005F08C2"/>
    <w:rsid w:val="005F6C6E"/>
    <w:rsid w:val="006032ED"/>
    <w:rsid w:val="00604E80"/>
    <w:rsid w:val="006118DB"/>
    <w:rsid w:val="0062217B"/>
    <w:rsid w:val="00630FD3"/>
    <w:rsid w:val="00631C79"/>
    <w:rsid w:val="00631E25"/>
    <w:rsid w:val="0064066B"/>
    <w:rsid w:val="00641B2D"/>
    <w:rsid w:val="00647288"/>
    <w:rsid w:val="006537C5"/>
    <w:rsid w:val="00653CEB"/>
    <w:rsid w:val="00654782"/>
    <w:rsid w:val="0065635A"/>
    <w:rsid w:val="006571AA"/>
    <w:rsid w:val="00660A4D"/>
    <w:rsid w:val="00663542"/>
    <w:rsid w:val="0066537D"/>
    <w:rsid w:val="006654EB"/>
    <w:rsid w:val="006700D0"/>
    <w:rsid w:val="00671235"/>
    <w:rsid w:val="006731EE"/>
    <w:rsid w:val="0067441E"/>
    <w:rsid w:val="00682A12"/>
    <w:rsid w:val="00683F20"/>
    <w:rsid w:val="00687645"/>
    <w:rsid w:val="0069179C"/>
    <w:rsid w:val="00692993"/>
    <w:rsid w:val="00694949"/>
    <w:rsid w:val="0069555D"/>
    <w:rsid w:val="006A2A71"/>
    <w:rsid w:val="006A4688"/>
    <w:rsid w:val="006A665B"/>
    <w:rsid w:val="006B4540"/>
    <w:rsid w:val="006C0527"/>
    <w:rsid w:val="006D18AE"/>
    <w:rsid w:val="006D6700"/>
    <w:rsid w:val="006E6E42"/>
    <w:rsid w:val="006F3334"/>
    <w:rsid w:val="00701B5A"/>
    <w:rsid w:val="007035B2"/>
    <w:rsid w:val="007038E4"/>
    <w:rsid w:val="00704A44"/>
    <w:rsid w:val="0070578E"/>
    <w:rsid w:val="0070641A"/>
    <w:rsid w:val="00717AA7"/>
    <w:rsid w:val="00722987"/>
    <w:rsid w:val="0072479E"/>
    <w:rsid w:val="00731D20"/>
    <w:rsid w:val="00741A60"/>
    <w:rsid w:val="00744059"/>
    <w:rsid w:val="00744374"/>
    <w:rsid w:val="007462C7"/>
    <w:rsid w:val="0074740C"/>
    <w:rsid w:val="007501EB"/>
    <w:rsid w:val="00752DC7"/>
    <w:rsid w:val="00753CEB"/>
    <w:rsid w:val="00754002"/>
    <w:rsid w:val="00763F39"/>
    <w:rsid w:val="007759D7"/>
    <w:rsid w:val="00775BE0"/>
    <w:rsid w:val="00782A28"/>
    <w:rsid w:val="0078334B"/>
    <w:rsid w:val="00795BEE"/>
    <w:rsid w:val="0079608C"/>
    <w:rsid w:val="007A3AA7"/>
    <w:rsid w:val="007B673C"/>
    <w:rsid w:val="007C05A7"/>
    <w:rsid w:val="007C4978"/>
    <w:rsid w:val="007C774B"/>
    <w:rsid w:val="007C7B74"/>
    <w:rsid w:val="007D0369"/>
    <w:rsid w:val="007D1B3C"/>
    <w:rsid w:val="007D55D7"/>
    <w:rsid w:val="007D5AEF"/>
    <w:rsid w:val="007E344B"/>
    <w:rsid w:val="007E6411"/>
    <w:rsid w:val="007F0736"/>
    <w:rsid w:val="007F3ED8"/>
    <w:rsid w:val="00800BED"/>
    <w:rsid w:val="008110F7"/>
    <w:rsid w:val="008162CF"/>
    <w:rsid w:val="00821464"/>
    <w:rsid w:val="0082251C"/>
    <w:rsid w:val="00827D6F"/>
    <w:rsid w:val="00840771"/>
    <w:rsid w:val="00840DBF"/>
    <w:rsid w:val="00842CA5"/>
    <w:rsid w:val="00850096"/>
    <w:rsid w:val="00853A11"/>
    <w:rsid w:val="00872395"/>
    <w:rsid w:val="00874578"/>
    <w:rsid w:val="008814C1"/>
    <w:rsid w:val="0088340A"/>
    <w:rsid w:val="008847C1"/>
    <w:rsid w:val="00884EA2"/>
    <w:rsid w:val="0089275C"/>
    <w:rsid w:val="00896820"/>
    <w:rsid w:val="008A3904"/>
    <w:rsid w:val="008A7198"/>
    <w:rsid w:val="008B1694"/>
    <w:rsid w:val="008B78A3"/>
    <w:rsid w:val="008C0F2F"/>
    <w:rsid w:val="008C288D"/>
    <w:rsid w:val="008C48B6"/>
    <w:rsid w:val="008D1D73"/>
    <w:rsid w:val="008D235E"/>
    <w:rsid w:val="008D5007"/>
    <w:rsid w:val="008E3128"/>
    <w:rsid w:val="008F3480"/>
    <w:rsid w:val="008F50FF"/>
    <w:rsid w:val="008F785B"/>
    <w:rsid w:val="0090657C"/>
    <w:rsid w:val="009073AB"/>
    <w:rsid w:val="00912346"/>
    <w:rsid w:val="00913052"/>
    <w:rsid w:val="009148A9"/>
    <w:rsid w:val="0091602C"/>
    <w:rsid w:val="009166E1"/>
    <w:rsid w:val="00922779"/>
    <w:rsid w:val="00923CEB"/>
    <w:rsid w:val="00927798"/>
    <w:rsid w:val="00931F9E"/>
    <w:rsid w:val="009338B3"/>
    <w:rsid w:val="0093440E"/>
    <w:rsid w:val="00935A1B"/>
    <w:rsid w:val="00937C4C"/>
    <w:rsid w:val="00947346"/>
    <w:rsid w:val="00947685"/>
    <w:rsid w:val="00947B70"/>
    <w:rsid w:val="00953E5D"/>
    <w:rsid w:val="00956AAE"/>
    <w:rsid w:val="00961EBB"/>
    <w:rsid w:val="00963112"/>
    <w:rsid w:val="00963DD1"/>
    <w:rsid w:val="009655EB"/>
    <w:rsid w:val="009720F4"/>
    <w:rsid w:val="00990857"/>
    <w:rsid w:val="00990E2A"/>
    <w:rsid w:val="00991EED"/>
    <w:rsid w:val="009925F2"/>
    <w:rsid w:val="0099555A"/>
    <w:rsid w:val="009A0431"/>
    <w:rsid w:val="009A24F9"/>
    <w:rsid w:val="009B4881"/>
    <w:rsid w:val="009C0518"/>
    <w:rsid w:val="009C0858"/>
    <w:rsid w:val="009C1193"/>
    <w:rsid w:val="009C1602"/>
    <w:rsid w:val="009C21B3"/>
    <w:rsid w:val="009C3ABF"/>
    <w:rsid w:val="009C7B3F"/>
    <w:rsid w:val="009D20D0"/>
    <w:rsid w:val="009D39E0"/>
    <w:rsid w:val="009D5E9C"/>
    <w:rsid w:val="009E51EE"/>
    <w:rsid w:val="009E633A"/>
    <w:rsid w:val="009E73E0"/>
    <w:rsid w:val="009F39DC"/>
    <w:rsid w:val="009F485C"/>
    <w:rsid w:val="009F7027"/>
    <w:rsid w:val="009F7033"/>
    <w:rsid w:val="00A027F4"/>
    <w:rsid w:val="00A029C2"/>
    <w:rsid w:val="00A03156"/>
    <w:rsid w:val="00A10FE2"/>
    <w:rsid w:val="00A11759"/>
    <w:rsid w:val="00A14384"/>
    <w:rsid w:val="00A1453E"/>
    <w:rsid w:val="00A151EE"/>
    <w:rsid w:val="00A158FD"/>
    <w:rsid w:val="00A242F7"/>
    <w:rsid w:val="00A27899"/>
    <w:rsid w:val="00A312BB"/>
    <w:rsid w:val="00A36BE7"/>
    <w:rsid w:val="00A377A1"/>
    <w:rsid w:val="00A40B24"/>
    <w:rsid w:val="00A45169"/>
    <w:rsid w:val="00A50BD9"/>
    <w:rsid w:val="00A5197D"/>
    <w:rsid w:val="00A540E0"/>
    <w:rsid w:val="00A5670E"/>
    <w:rsid w:val="00A62E1A"/>
    <w:rsid w:val="00A63A72"/>
    <w:rsid w:val="00A65527"/>
    <w:rsid w:val="00A66239"/>
    <w:rsid w:val="00A72157"/>
    <w:rsid w:val="00A777EC"/>
    <w:rsid w:val="00A81A8B"/>
    <w:rsid w:val="00A91926"/>
    <w:rsid w:val="00A95917"/>
    <w:rsid w:val="00A97BFD"/>
    <w:rsid w:val="00AA2548"/>
    <w:rsid w:val="00AA2D09"/>
    <w:rsid w:val="00AA4C6A"/>
    <w:rsid w:val="00AA656B"/>
    <w:rsid w:val="00AA7464"/>
    <w:rsid w:val="00AB0B9D"/>
    <w:rsid w:val="00AB18FE"/>
    <w:rsid w:val="00AB253B"/>
    <w:rsid w:val="00AB55E4"/>
    <w:rsid w:val="00AC0FC9"/>
    <w:rsid w:val="00AD0659"/>
    <w:rsid w:val="00AE2202"/>
    <w:rsid w:val="00AE77C2"/>
    <w:rsid w:val="00AF2455"/>
    <w:rsid w:val="00AF40C3"/>
    <w:rsid w:val="00B02E05"/>
    <w:rsid w:val="00B03A9D"/>
    <w:rsid w:val="00B11069"/>
    <w:rsid w:val="00B11BBB"/>
    <w:rsid w:val="00B13653"/>
    <w:rsid w:val="00B20FA6"/>
    <w:rsid w:val="00B27E27"/>
    <w:rsid w:val="00B33BA9"/>
    <w:rsid w:val="00B33D04"/>
    <w:rsid w:val="00B41719"/>
    <w:rsid w:val="00B42275"/>
    <w:rsid w:val="00B42C5D"/>
    <w:rsid w:val="00B462B0"/>
    <w:rsid w:val="00B5458A"/>
    <w:rsid w:val="00B55169"/>
    <w:rsid w:val="00B61465"/>
    <w:rsid w:val="00B63CB5"/>
    <w:rsid w:val="00B640B1"/>
    <w:rsid w:val="00B66F61"/>
    <w:rsid w:val="00B702A0"/>
    <w:rsid w:val="00B73B55"/>
    <w:rsid w:val="00B80EC3"/>
    <w:rsid w:val="00B87147"/>
    <w:rsid w:val="00B91C7B"/>
    <w:rsid w:val="00B9698E"/>
    <w:rsid w:val="00B969CE"/>
    <w:rsid w:val="00BA19C9"/>
    <w:rsid w:val="00BA20DE"/>
    <w:rsid w:val="00BA3A58"/>
    <w:rsid w:val="00BA65CD"/>
    <w:rsid w:val="00BB29EF"/>
    <w:rsid w:val="00BB2AAC"/>
    <w:rsid w:val="00BB3E32"/>
    <w:rsid w:val="00BB5DC6"/>
    <w:rsid w:val="00BB5DEA"/>
    <w:rsid w:val="00BC3CE0"/>
    <w:rsid w:val="00BE2955"/>
    <w:rsid w:val="00BE6FB4"/>
    <w:rsid w:val="00C01313"/>
    <w:rsid w:val="00C046AE"/>
    <w:rsid w:val="00C0786C"/>
    <w:rsid w:val="00C111E3"/>
    <w:rsid w:val="00C13B22"/>
    <w:rsid w:val="00C142E6"/>
    <w:rsid w:val="00C205C5"/>
    <w:rsid w:val="00C233DE"/>
    <w:rsid w:val="00C2531A"/>
    <w:rsid w:val="00C3047A"/>
    <w:rsid w:val="00C30710"/>
    <w:rsid w:val="00C3600A"/>
    <w:rsid w:val="00C41C93"/>
    <w:rsid w:val="00C46E0E"/>
    <w:rsid w:val="00C5288F"/>
    <w:rsid w:val="00C60BF7"/>
    <w:rsid w:val="00C66BD3"/>
    <w:rsid w:val="00C66C59"/>
    <w:rsid w:val="00C67569"/>
    <w:rsid w:val="00C72005"/>
    <w:rsid w:val="00C75DB4"/>
    <w:rsid w:val="00C921A0"/>
    <w:rsid w:val="00C95057"/>
    <w:rsid w:val="00C961F5"/>
    <w:rsid w:val="00CA0064"/>
    <w:rsid w:val="00CA1202"/>
    <w:rsid w:val="00CB2191"/>
    <w:rsid w:val="00CB42A2"/>
    <w:rsid w:val="00CB7A4E"/>
    <w:rsid w:val="00CC0912"/>
    <w:rsid w:val="00CC17E1"/>
    <w:rsid w:val="00CC20CD"/>
    <w:rsid w:val="00CC3751"/>
    <w:rsid w:val="00CC5EFB"/>
    <w:rsid w:val="00CC6FC0"/>
    <w:rsid w:val="00CC7D71"/>
    <w:rsid w:val="00CD0CAE"/>
    <w:rsid w:val="00CD689A"/>
    <w:rsid w:val="00CE2338"/>
    <w:rsid w:val="00CE4133"/>
    <w:rsid w:val="00CE5A43"/>
    <w:rsid w:val="00CE610C"/>
    <w:rsid w:val="00CF1FD2"/>
    <w:rsid w:val="00CF2D98"/>
    <w:rsid w:val="00CF43DA"/>
    <w:rsid w:val="00CF6657"/>
    <w:rsid w:val="00D0026D"/>
    <w:rsid w:val="00D016DC"/>
    <w:rsid w:val="00D131D1"/>
    <w:rsid w:val="00D273DC"/>
    <w:rsid w:val="00D33C4D"/>
    <w:rsid w:val="00D367F9"/>
    <w:rsid w:val="00D40EEA"/>
    <w:rsid w:val="00D42148"/>
    <w:rsid w:val="00D43D16"/>
    <w:rsid w:val="00D443FF"/>
    <w:rsid w:val="00D4498C"/>
    <w:rsid w:val="00D510B4"/>
    <w:rsid w:val="00D52407"/>
    <w:rsid w:val="00D656DA"/>
    <w:rsid w:val="00D65764"/>
    <w:rsid w:val="00D66530"/>
    <w:rsid w:val="00D72729"/>
    <w:rsid w:val="00D80782"/>
    <w:rsid w:val="00D82577"/>
    <w:rsid w:val="00D84918"/>
    <w:rsid w:val="00D92257"/>
    <w:rsid w:val="00D9277A"/>
    <w:rsid w:val="00D93744"/>
    <w:rsid w:val="00D94BA6"/>
    <w:rsid w:val="00D95682"/>
    <w:rsid w:val="00DA71EF"/>
    <w:rsid w:val="00DB1792"/>
    <w:rsid w:val="00DC3620"/>
    <w:rsid w:val="00DC3DA6"/>
    <w:rsid w:val="00DC5245"/>
    <w:rsid w:val="00DC65E5"/>
    <w:rsid w:val="00DD0524"/>
    <w:rsid w:val="00DD6A47"/>
    <w:rsid w:val="00DD6FC8"/>
    <w:rsid w:val="00DD7567"/>
    <w:rsid w:val="00DE2A53"/>
    <w:rsid w:val="00DF10DE"/>
    <w:rsid w:val="00DF3041"/>
    <w:rsid w:val="00DF7213"/>
    <w:rsid w:val="00DF7D63"/>
    <w:rsid w:val="00E008EA"/>
    <w:rsid w:val="00E06746"/>
    <w:rsid w:val="00E1132B"/>
    <w:rsid w:val="00E116DD"/>
    <w:rsid w:val="00E13127"/>
    <w:rsid w:val="00E1755D"/>
    <w:rsid w:val="00E20B4B"/>
    <w:rsid w:val="00E20BC5"/>
    <w:rsid w:val="00E2243F"/>
    <w:rsid w:val="00E24922"/>
    <w:rsid w:val="00E30687"/>
    <w:rsid w:val="00E32F33"/>
    <w:rsid w:val="00E40BA2"/>
    <w:rsid w:val="00E40EB3"/>
    <w:rsid w:val="00E46435"/>
    <w:rsid w:val="00E47797"/>
    <w:rsid w:val="00E500A9"/>
    <w:rsid w:val="00E51173"/>
    <w:rsid w:val="00E54A49"/>
    <w:rsid w:val="00E5736E"/>
    <w:rsid w:val="00E5797B"/>
    <w:rsid w:val="00E6112B"/>
    <w:rsid w:val="00E6593F"/>
    <w:rsid w:val="00E65960"/>
    <w:rsid w:val="00E6666D"/>
    <w:rsid w:val="00E67C65"/>
    <w:rsid w:val="00E708DF"/>
    <w:rsid w:val="00E7309A"/>
    <w:rsid w:val="00E75871"/>
    <w:rsid w:val="00E81F32"/>
    <w:rsid w:val="00E84F48"/>
    <w:rsid w:val="00E85201"/>
    <w:rsid w:val="00E85D02"/>
    <w:rsid w:val="00E85EA3"/>
    <w:rsid w:val="00E907D2"/>
    <w:rsid w:val="00E90DFD"/>
    <w:rsid w:val="00E90F0A"/>
    <w:rsid w:val="00E95C99"/>
    <w:rsid w:val="00E97C95"/>
    <w:rsid w:val="00EA6C64"/>
    <w:rsid w:val="00EA7927"/>
    <w:rsid w:val="00EB22B6"/>
    <w:rsid w:val="00EB6D84"/>
    <w:rsid w:val="00EC20B0"/>
    <w:rsid w:val="00EC690D"/>
    <w:rsid w:val="00EC74D6"/>
    <w:rsid w:val="00ED1AED"/>
    <w:rsid w:val="00ED2B07"/>
    <w:rsid w:val="00ED2DE9"/>
    <w:rsid w:val="00ED3FB0"/>
    <w:rsid w:val="00ED745E"/>
    <w:rsid w:val="00EF4B4A"/>
    <w:rsid w:val="00F00FFA"/>
    <w:rsid w:val="00F21C46"/>
    <w:rsid w:val="00F22017"/>
    <w:rsid w:val="00F257FD"/>
    <w:rsid w:val="00F31365"/>
    <w:rsid w:val="00F429FD"/>
    <w:rsid w:val="00F43E68"/>
    <w:rsid w:val="00F44D89"/>
    <w:rsid w:val="00F458AE"/>
    <w:rsid w:val="00F460BE"/>
    <w:rsid w:val="00F608F4"/>
    <w:rsid w:val="00F67EE9"/>
    <w:rsid w:val="00F74622"/>
    <w:rsid w:val="00F77118"/>
    <w:rsid w:val="00F771EA"/>
    <w:rsid w:val="00F8755D"/>
    <w:rsid w:val="00F977B4"/>
    <w:rsid w:val="00FA2742"/>
    <w:rsid w:val="00FA39DE"/>
    <w:rsid w:val="00FA4E14"/>
    <w:rsid w:val="00FB3B7C"/>
    <w:rsid w:val="00FB526C"/>
    <w:rsid w:val="00FC6FBC"/>
    <w:rsid w:val="00FD2AC8"/>
    <w:rsid w:val="00FD39A0"/>
    <w:rsid w:val="00FD4F1E"/>
    <w:rsid w:val="00FD51E4"/>
    <w:rsid w:val="00FD528D"/>
    <w:rsid w:val="00FD57EC"/>
    <w:rsid w:val="00FD7DEC"/>
    <w:rsid w:val="00FE04D3"/>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9CBA44"/>
  <w15:docId w15:val="{20672299-7B86-43D0-A6A9-E5308915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AAC"/>
  </w:style>
  <w:style w:type="paragraph" w:styleId="Heading1">
    <w:name w:val="heading 1"/>
    <w:basedOn w:val="Normal"/>
    <w:next w:val="Normal"/>
    <w:link w:val="Heading1Char"/>
    <w:uiPriority w:val="9"/>
    <w:qFormat/>
    <w:rsid w:val="00BB2AA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2AAC"/>
    <w:pPr>
      <w:spacing w:before="200" w:after="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uiPriority w:val="9"/>
    <w:unhideWhenUsed/>
    <w:qFormat/>
    <w:rsid w:val="00BB2AA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B2AA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AA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2A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2A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2A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2A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A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60"/>
    <w:rPr>
      <w:rFonts w:ascii="Tahoma" w:hAnsi="Tahoma" w:cs="Tahoma"/>
      <w:sz w:val="16"/>
      <w:szCs w:val="16"/>
    </w:rPr>
  </w:style>
  <w:style w:type="paragraph" w:styleId="Header">
    <w:name w:val="header"/>
    <w:basedOn w:val="Normal"/>
    <w:link w:val="HeaderChar"/>
    <w:uiPriority w:val="99"/>
    <w:unhideWhenUsed/>
    <w:rsid w:val="00961EBB"/>
    <w:pPr>
      <w:tabs>
        <w:tab w:val="center" w:pos="4680"/>
        <w:tab w:val="right" w:pos="9360"/>
      </w:tabs>
      <w:spacing w:after="0"/>
    </w:pPr>
  </w:style>
  <w:style w:type="character" w:customStyle="1" w:styleId="HeaderChar">
    <w:name w:val="Header Char"/>
    <w:basedOn w:val="DefaultParagraphFont"/>
    <w:link w:val="Header"/>
    <w:uiPriority w:val="99"/>
    <w:rsid w:val="00961EBB"/>
  </w:style>
  <w:style w:type="paragraph" w:styleId="Footer">
    <w:name w:val="footer"/>
    <w:basedOn w:val="Normal"/>
    <w:link w:val="FooterChar"/>
    <w:uiPriority w:val="99"/>
    <w:unhideWhenUsed/>
    <w:rsid w:val="00961EBB"/>
    <w:pPr>
      <w:tabs>
        <w:tab w:val="center" w:pos="4680"/>
        <w:tab w:val="right" w:pos="9360"/>
      </w:tabs>
      <w:spacing w:after="0"/>
    </w:pPr>
  </w:style>
  <w:style w:type="character" w:customStyle="1" w:styleId="FooterChar">
    <w:name w:val="Footer Char"/>
    <w:basedOn w:val="DefaultParagraphFont"/>
    <w:link w:val="Footer"/>
    <w:uiPriority w:val="99"/>
    <w:rsid w:val="00961EBB"/>
  </w:style>
  <w:style w:type="paragraph" w:styleId="ListParagraph">
    <w:name w:val="List Paragraph"/>
    <w:basedOn w:val="Normal"/>
    <w:uiPriority w:val="34"/>
    <w:qFormat/>
    <w:rsid w:val="00BB2AAC"/>
    <w:pPr>
      <w:ind w:left="720"/>
      <w:contextualSpacing/>
    </w:pPr>
  </w:style>
  <w:style w:type="character" w:styleId="CommentReference">
    <w:name w:val="annotation reference"/>
    <w:basedOn w:val="DefaultParagraphFont"/>
    <w:uiPriority w:val="99"/>
    <w:semiHidden/>
    <w:unhideWhenUsed/>
    <w:rsid w:val="00150B86"/>
    <w:rPr>
      <w:sz w:val="18"/>
      <w:szCs w:val="18"/>
    </w:rPr>
  </w:style>
  <w:style w:type="paragraph" w:styleId="CommentText">
    <w:name w:val="annotation text"/>
    <w:basedOn w:val="Normal"/>
    <w:link w:val="CommentTextChar"/>
    <w:uiPriority w:val="99"/>
    <w:unhideWhenUsed/>
    <w:rsid w:val="00150B86"/>
    <w:rPr>
      <w:sz w:val="24"/>
      <w:szCs w:val="24"/>
    </w:rPr>
  </w:style>
  <w:style w:type="character" w:customStyle="1" w:styleId="CommentTextChar">
    <w:name w:val="Comment Text Char"/>
    <w:basedOn w:val="DefaultParagraphFont"/>
    <w:link w:val="CommentText"/>
    <w:uiPriority w:val="99"/>
    <w:rsid w:val="00150B86"/>
    <w:rPr>
      <w:sz w:val="24"/>
      <w:szCs w:val="24"/>
    </w:rPr>
  </w:style>
  <w:style w:type="paragraph" w:styleId="CommentSubject">
    <w:name w:val="annotation subject"/>
    <w:basedOn w:val="CommentText"/>
    <w:next w:val="CommentText"/>
    <w:link w:val="CommentSubjectChar"/>
    <w:uiPriority w:val="99"/>
    <w:semiHidden/>
    <w:unhideWhenUsed/>
    <w:rsid w:val="00150B86"/>
    <w:rPr>
      <w:b/>
      <w:bCs/>
      <w:sz w:val="20"/>
      <w:szCs w:val="20"/>
    </w:rPr>
  </w:style>
  <w:style w:type="character" w:customStyle="1" w:styleId="CommentSubjectChar">
    <w:name w:val="Comment Subject Char"/>
    <w:basedOn w:val="CommentTextChar"/>
    <w:link w:val="CommentSubject"/>
    <w:uiPriority w:val="99"/>
    <w:semiHidden/>
    <w:rsid w:val="00150B86"/>
    <w:rPr>
      <w:b/>
      <w:bCs/>
      <w:sz w:val="20"/>
      <w:szCs w:val="20"/>
    </w:rPr>
  </w:style>
  <w:style w:type="character" w:styleId="PlaceholderText">
    <w:name w:val="Placeholder Text"/>
    <w:basedOn w:val="DefaultParagraphFont"/>
    <w:uiPriority w:val="99"/>
    <w:semiHidden/>
    <w:rsid w:val="004812F3"/>
    <w:rPr>
      <w:color w:val="808080"/>
    </w:rPr>
  </w:style>
  <w:style w:type="character" w:customStyle="1" w:styleId="Heading1Char">
    <w:name w:val="Heading 1 Char"/>
    <w:basedOn w:val="DefaultParagraphFont"/>
    <w:link w:val="Heading1"/>
    <w:uiPriority w:val="9"/>
    <w:rsid w:val="00BB2AA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2AAC"/>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BB2AA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B2A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B2A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2A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2A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2A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2AA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B2A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2A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2AA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2AAC"/>
    <w:rPr>
      <w:rFonts w:asciiTheme="majorHAnsi" w:eastAsiaTheme="majorEastAsia" w:hAnsiTheme="majorHAnsi" w:cstheme="majorBidi"/>
      <w:i/>
      <w:iCs/>
      <w:spacing w:val="13"/>
      <w:sz w:val="24"/>
      <w:szCs w:val="24"/>
    </w:rPr>
  </w:style>
  <w:style w:type="character" w:styleId="Strong">
    <w:name w:val="Strong"/>
    <w:uiPriority w:val="22"/>
    <w:qFormat/>
    <w:rsid w:val="00BB2AAC"/>
    <w:rPr>
      <w:b/>
      <w:bCs/>
    </w:rPr>
  </w:style>
  <w:style w:type="character" w:styleId="Emphasis">
    <w:name w:val="Emphasis"/>
    <w:uiPriority w:val="20"/>
    <w:qFormat/>
    <w:rsid w:val="00BB2AAC"/>
    <w:rPr>
      <w:b/>
      <w:bCs/>
      <w:i/>
      <w:iCs/>
      <w:spacing w:val="10"/>
      <w:bdr w:val="none" w:sz="0" w:space="0" w:color="auto"/>
      <w:shd w:val="clear" w:color="auto" w:fill="auto"/>
    </w:rPr>
  </w:style>
  <w:style w:type="paragraph" w:styleId="NoSpacing">
    <w:name w:val="No Spacing"/>
    <w:basedOn w:val="Normal"/>
    <w:uiPriority w:val="1"/>
    <w:qFormat/>
    <w:rsid w:val="00BB2AAC"/>
    <w:pPr>
      <w:spacing w:after="0" w:line="240" w:lineRule="auto"/>
    </w:pPr>
  </w:style>
  <w:style w:type="paragraph" w:styleId="Quote">
    <w:name w:val="Quote"/>
    <w:basedOn w:val="Normal"/>
    <w:next w:val="Normal"/>
    <w:link w:val="QuoteChar"/>
    <w:uiPriority w:val="29"/>
    <w:qFormat/>
    <w:rsid w:val="00BB2AAC"/>
    <w:pPr>
      <w:spacing w:before="200" w:after="0"/>
      <w:ind w:left="360" w:right="360"/>
    </w:pPr>
    <w:rPr>
      <w:i/>
      <w:iCs/>
    </w:rPr>
  </w:style>
  <w:style w:type="character" w:customStyle="1" w:styleId="QuoteChar">
    <w:name w:val="Quote Char"/>
    <w:basedOn w:val="DefaultParagraphFont"/>
    <w:link w:val="Quote"/>
    <w:uiPriority w:val="29"/>
    <w:rsid w:val="00BB2AAC"/>
    <w:rPr>
      <w:i/>
      <w:iCs/>
    </w:rPr>
  </w:style>
  <w:style w:type="paragraph" w:styleId="IntenseQuote">
    <w:name w:val="Intense Quote"/>
    <w:basedOn w:val="Normal"/>
    <w:next w:val="Normal"/>
    <w:link w:val="IntenseQuoteChar"/>
    <w:uiPriority w:val="30"/>
    <w:qFormat/>
    <w:rsid w:val="00BB2AA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2AAC"/>
    <w:rPr>
      <w:b/>
      <w:bCs/>
      <w:i/>
      <w:iCs/>
    </w:rPr>
  </w:style>
  <w:style w:type="character" w:styleId="SubtleEmphasis">
    <w:name w:val="Subtle Emphasis"/>
    <w:uiPriority w:val="19"/>
    <w:qFormat/>
    <w:rsid w:val="00BB2AAC"/>
    <w:rPr>
      <w:i/>
      <w:iCs/>
    </w:rPr>
  </w:style>
  <w:style w:type="character" w:styleId="IntenseEmphasis">
    <w:name w:val="Intense Emphasis"/>
    <w:uiPriority w:val="21"/>
    <w:qFormat/>
    <w:rsid w:val="00BB2AAC"/>
    <w:rPr>
      <w:b/>
      <w:bCs/>
    </w:rPr>
  </w:style>
  <w:style w:type="character" w:styleId="SubtleReference">
    <w:name w:val="Subtle Reference"/>
    <w:uiPriority w:val="31"/>
    <w:qFormat/>
    <w:rsid w:val="00BB2AAC"/>
    <w:rPr>
      <w:smallCaps/>
    </w:rPr>
  </w:style>
  <w:style w:type="character" w:styleId="IntenseReference">
    <w:name w:val="Intense Reference"/>
    <w:uiPriority w:val="32"/>
    <w:qFormat/>
    <w:rsid w:val="00BB2AAC"/>
    <w:rPr>
      <w:smallCaps/>
      <w:spacing w:val="5"/>
      <w:u w:val="single"/>
    </w:rPr>
  </w:style>
  <w:style w:type="character" w:styleId="BookTitle">
    <w:name w:val="Book Title"/>
    <w:uiPriority w:val="33"/>
    <w:qFormat/>
    <w:rsid w:val="00BB2AAC"/>
    <w:rPr>
      <w:i/>
      <w:iCs/>
      <w:smallCaps/>
      <w:spacing w:val="5"/>
    </w:rPr>
  </w:style>
  <w:style w:type="paragraph" w:styleId="TOCHeading">
    <w:name w:val="TOC Heading"/>
    <w:basedOn w:val="Heading1"/>
    <w:next w:val="Normal"/>
    <w:uiPriority w:val="39"/>
    <w:semiHidden/>
    <w:unhideWhenUsed/>
    <w:qFormat/>
    <w:rsid w:val="00BB2AAC"/>
    <w:pPr>
      <w:outlineLvl w:val="9"/>
    </w:pPr>
  </w:style>
  <w:style w:type="paragraph" w:styleId="TOC1">
    <w:name w:val="toc 1"/>
    <w:basedOn w:val="Normal"/>
    <w:next w:val="Normal"/>
    <w:autoRedefine/>
    <w:uiPriority w:val="39"/>
    <w:unhideWhenUsed/>
    <w:rsid w:val="00491E9F"/>
    <w:pPr>
      <w:spacing w:after="100"/>
    </w:pPr>
  </w:style>
  <w:style w:type="paragraph" w:styleId="TOC2">
    <w:name w:val="toc 2"/>
    <w:basedOn w:val="Normal"/>
    <w:next w:val="Normal"/>
    <w:autoRedefine/>
    <w:uiPriority w:val="39"/>
    <w:unhideWhenUsed/>
    <w:rsid w:val="00491E9F"/>
    <w:pPr>
      <w:spacing w:after="100"/>
      <w:ind w:left="220"/>
    </w:pPr>
  </w:style>
  <w:style w:type="character" w:styleId="Hyperlink">
    <w:name w:val="Hyperlink"/>
    <w:basedOn w:val="DefaultParagraphFont"/>
    <w:uiPriority w:val="99"/>
    <w:unhideWhenUsed/>
    <w:rsid w:val="00491E9F"/>
    <w:rPr>
      <w:color w:val="0000FF" w:themeColor="hyperlink"/>
      <w:u w:val="single"/>
    </w:rPr>
  </w:style>
  <w:style w:type="paragraph" w:styleId="TOC3">
    <w:name w:val="toc 3"/>
    <w:basedOn w:val="Normal"/>
    <w:next w:val="Normal"/>
    <w:autoRedefine/>
    <w:uiPriority w:val="39"/>
    <w:unhideWhenUsed/>
    <w:rsid w:val="00491E9F"/>
    <w:pPr>
      <w:spacing w:after="100"/>
      <w:ind w:left="440"/>
    </w:pPr>
  </w:style>
  <w:style w:type="paragraph" w:styleId="Revision">
    <w:name w:val="Revision"/>
    <w:hidden/>
    <w:uiPriority w:val="99"/>
    <w:semiHidden/>
    <w:rsid w:val="00D72729"/>
    <w:pPr>
      <w:spacing w:after="0" w:line="240" w:lineRule="auto"/>
    </w:pPr>
  </w:style>
  <w:style w:type="paragraph" w:styleId="NormalWeb">
    <w:name w:val="Normal (Web)"/>
    <w:basedOn w:val="Normal"/>
    <w:uiPriority w:val="99"/>
    <w:semiHidden/>
    <w:unhideWhenUsed/>
    <w:rsid w:val="009C3ABF"/>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821781">
      <w:bodyDiv w:val="1"/>
      <w:marLeft w:val="0"/>
      <w:marRight w:val="0"/>
      <w:marTop w:val="0"/>
      <w:marBottom w:val="0"/>
      <w:divBdr>
        <w:top w:val="none" w:sz="0" w:space="0" w:color="auto"/>
        <w:left w:val="none" w:sz="0" w:space="0" w:color="auto"/>
        <w:bottom w:val="none" w:sz="0" w:space="0" w:color="auto"/>
        <w:right w:val="none" w:sz="0" w:space="0" w:color="auto"/>
      </w:divBdr>
    </w:div>
    <w:div w:id="56217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6/09/relationships/commentsIds" Target="commentsIds.xml"/><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B70FDE-E768-4CEB-AFBC-B9DCE572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45</Pages>
  <Words>6011</Words>
  <Characters>34267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dc:creator>
  <cp:lastModifiedBy>Savara, Aditya Ashi</cp:lastModifiedBy>
  <cp:revision>11</cp:revision>
  <dcterms:created xsi:type="dcterms:W3CDTF">2021-05-07T16:48:00Z</dcterms:created>
  <dcterms:modified xsi:type="dcterms:W3CDTF">2021-05-08T05:05:00Z</dcterms:modified>
</cp:coreProperties>
</file>