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FA4E14">
          <w:pPr>
            <w:pStyle w:val="TOC2"/>
            <w:tabs>
              <w:tab w:val="right" w:leader="dot" w:pos="9350"/>
            </w:tabs>
            <w:rPr>
              <w:noProof/>
              <w:lang w:bidi="ar-SA"/>
            </w:rPr>
          </w:pPr>
          <w:hyperlink w:anchor="_Toc519240322" w:history="1">
            <w:r w:rsidR="0050718E" w:rsidRPr="00BD721E">
              <w:rPr>
                <w:rStyle w:val="Hyperlink"/>
                <w:noProof/>
              </w:rPr>
              <w:t>Mass Spectrometry:</w:t>
            </w:r>
            <w:r w:rsidR="0050718E">
              <w:rPr>
                <w:noProof/>
                <w:webHidden/>
              </w:rPr>
              <w:tab/>
            </w:r>
            <w:r w:rsidR="0050718E">
              <w:rPr>
                <w:noProof/>
                <w:webHidden/>
              </w:rPr>
              <w:fldChar w:fldCharType="begin"/>
            </w:r>
            <w:r w:rsidR="0050718E">
              <w:rPr>
                <w:noProof/>
                <w:webHidden/>
              </w:rPr>
              <w:instrText xml:space="preserve"> PAGEREF _Toc519240322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B100F87" w14:textId="1B245922" w:rsidR="0050718E" w:rsidRDefault="00FA4E14">
          <w:pPr>
            <w:pStyle w:val="TOC2"/>
            <w:tabs>
              <w:tab w:val="right" w:leader="dot" w:pos="9350"/>
            </w:tabs>
            <w:rPr>
              <w:noProof/>
              <w:lang w:bidi="ar-SA"/>
            </w:rPr>
          </w:pPr>
          <w:hyperlink w:anchor="_Toc519240323" w:history="1">
            <w:r w:rsidR="0050718E" w:rsidRPr="00BD721E">
              <w:rPr>
                <w:rStyle w:val="Hyperlink"/>
                <w:noProof/>
              </w:rPr>
              <w:t>MSRESOLVE</w:t>
            </w:r>
            <w:r w:rsidR="0050718E">
              <w:rPr>
                <w:noProof/>
                <w:webHidden/>
              </w:rPr>
              <w:tab/>
            </w:r>
            <w:r w:rsidR="0050718E">
              <w:rPr>
                <w:noProof/>
                <w:webHidden/>
              </w:rPr>
              <w:fldChar w:fldCharType="begin"/>
            </w:r>
            <w:r w:rsidR="0050718E">
              <w:rPr>
                <w:noProof/>
                <w:webHidden/>
              </w:rPr>
              <w:instrText xml:space="preserve"> PAGEREF _Toc519240323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230A673" w14:textId="3F8C070D" w:rsidR="0050718E" w:rsidRDefault="00FA4E14">
          <w:pPr>
            <w:pStyle w:val="TOC2"/>
            <w:tabs>
              <w:tab w:val="right" w:leader="dot" w:pos="9350"/>
            </w:tabs>
            <w:rPr>
              <w:noProof/>
              <w:lang w:bidi="ar-SA"/>
            </w:rPr>
          </w:pPr>
          <w:hyperlink w:anchor="_Toc519240324" w:history="1">
            <w:r w:rsidR="0050718E" w:rsidRPr="00BD721E">
              <w:rPr>
                <w:rStyle w:val="Hyperlink"/>
                <w:noProof/>
              </w:rPr>
              <w:t>MSRESOLVE Purpose</w:t>
            </w:r>
            <w:r w:rsidR="0050718E">
              <w:rPr>
                <w:noProof/>
                <w:webHidden/>
              </w:rPr>
              <w:tab/>
            </w:r>
            <w:r w:rsidR="0050718E">
              <w:rPr>
                <w:noProof/>
                <w:webHidden/>
              </w:rPr>
              <w:fldChar w:fldCharType="begin"/>
            </w:r>
            <w:r w:rsidR="0050718E">
              <w:rPr>
                <w:noProof/>
                <w:webHidden/>
              </w:rPr>
              <w:instrText xml:space="preserve"> PAGEREF _Toc519240324 \h </w:instrText>
            </w:r>
            <w:r w:rsidR="0050718E">
              <w:rPr>
                <w:noProof/>
                <w:webHidden/>
              </w:rPr>
            </w:r>
            <w:r w:rsidR="0050718E">
              <w:rPr>
                <w:noProof/>
                <w:webHidden/>
              </w:rPr>
              <w:fldChar w:fldCharType="separate"/>
            </w:r>
            <w:r w:rsidR="0050718E">
              <w:rPr>
                <w:noProof/>
                <w:webHidden/>
              </w:rPr>
              <w:t>3</w:t>
            </w:r>
            <w:r w:rsidR="0050718E">
              <w:rPr>
                <w:noProof/>
                <w:webHidden/>
              </w:rPr>
              <w:fldChar w:fldCharType="end"/>
            </w:r>
          </w:hyperlink>
        </w:p>
        <w:p w14:paraId="7F6E8614" w14:textId="47C19711" w:rsidR="0050718E" w:rsidRDefault="00FA4E14">
          <w:pPr>
            <w:pStyle w:val="TOC1"/>
            <w:tabs>
              <w:tab w:val="right" w:leader="dot" w:pos="9350"/>
            </w:tabs>
            <w:rPr>
              <w:noProof/>
              <w:lang w:bidi="ar-SA"/>
            </w:rPr>
          </w:pPr>
          <w:hyperlink w:anchor="_Toc519240325" w:history="1">
            <w:r w:rsidR="0050718E" w:rsidRPr="00BD721E">
              <w:rPr>
                <w:rStyle w:val="Hyperlink"/>
                <w:noProof/>
              </w:rPr>
              <w:t>MSRESOLVE Quickstart Tutorial</w:t>
            </w:r>
            <w:r w:rsidR="0050718E">
              <w:rPr>
                <w:noProof/>
                <w:webHidden/>
              </w:rPr>
              <w:tab/>
            </w:r>
            <w:r w:rsidR="0050718E">
              <w:rPr>
                <w:noProof/>
                <w:webHidden/>
              </w:rPr>
              <w:fldChar w:fldCharType="begin"/>
            </w:r>
            <w:r w:rsidR="0050718E">
              <w:rPr>
                <w:noProof/>
                <w:webHidden/>
              </w:rPr>
              <w:instrText xml:space="preserve"> PAGEREF _Toc519240325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4E1ABA94" w14:textId="492E378D" w:rsidR="0050718E" w:rsidRDefault="00FA4E14">
          <w:pPr>
            <w:pStyle w:val="TOC1"/>
            <w:tabs>
              <w:tab w:val="right" w:leader="dot" w:pos="9350"/>
            </w:tabs>
            <w:rPr>
              <w:noProof/>
              <w:lang w:bidi="ar-SA"/>
            </w:rPr>
          </w:pPr>
          <w:hyperlink w:anchor="_Toc519240326" w:history="1">
            <w:r w:rsidR="0050718E" w:rsidRPr="00BD721E">
              <w:rPr>
                <w:rStyle w:val="Hyperlink"/>
                <w:noProof/>
              </w:rPr>
              <w:t>Overview of Functions and Capabilities</w:t>
            </w:r>
            <w:r w:rsidR="0050718E">
              <w:rPr>
                <w:noProof/>
                <w:webHidden/>
              </w:rPr>
              <w:tab/>
            </w:r>
            <w:r w:rsidR="0050718E">
              <w:rPr>
                <w:noProof/>
                <w:webHidden/>
              </w:rPr>
              <w:fldChar w:fldCharType="begin"/>
            </w:r>
            <w:r w:rsidR="0050718E">
              <w:rPr>
                <w:noProof/>
                <w:webHidden/>
              </w:rPr>
              <w:instrText xml:space="preserve"> PAGEREF _Toc519240326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7274AFC8" w14:textId="6200F305" w:rsidR="0050718E" w:rsidRDefault="00FA4E14">
          <w:pPr>
            <w:pStyle w:val="TOC2"/>
            <w:tabs>
              <w:tab w:val="right" w:leader="dot" w:pos="9350"/>
            </w:tabs>
            <w:rPr>
              <w:noProof/>
              <w:lang w:bidi="ar-SA"/>
            </w:rPr>
          </w:pPr>
          <w:hyperlink w:anchor="_Toc519240327" w:history="1">
            <w:r w:rsidR="0050718E" w:rsidRPr="00BD721E">
              <w:rPr>
                <w:rStyle w:val="Hyperlink"/>
                <w:noProof/>
              </w:rPr>
              <w:t>Miscellaneous:</w:t>
            </w:r>
            <w:r w:rsidR="0050718E">
              <w:rPr>
                <w:noProof/>
                <w:webHidden/>
              </w:rPr>
              <w:tab/>
            </w:r>
            <w:r w:rsidR="0050718E">
              <w:rPr>
                <w:noProof/>
                <w:webHidden/>
              </w:rPr>
              <w:fldChar w:fldCharType="begin"/>
            </w:r>
            <w:r w:rsidR="0050718E">
              <w:rPr>
                <w:noProof/>
                <w:webHidden/>
              </w:rPr>
              <w:instrText xml:space="preserve"> PAGEREF _Toc519240327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01887AB4" w14:textId="02EF2148" w:rsidR="0050718E" w:rsidRDefault="00FA4E14">
          <w:pPr>
            <w:pStyle w:val="TOC2"/>
            <w:tabs>
              <w:tab w:val="right" w:leader="dot" w:pos="9350"/>
            </w:tabs>
            <w:rPr>
              <w:noProof/>
              <w:lang w:bidi="ar-SA"/>
            </w:rPr>
          </w:pPr>
          <w:hyperlink w:anchor="_Toc519240328"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_Toc519240328 \h </w:instrText>
            </w:r>
            <w:r w:rsidR="0050718E">
              <w:rPr>
                <w:noProof/>
                <w:webHidden/>
              </w:rPr>
            </w:r>
            <w:r w:rsidR="0050718E">
              <w:rPr>
                <w:noProof/>
                <w:webHidden/>
              </w:rPr>
              <w:fldChar w:fldCharType="separate"/>
            </w:r>
            <w:r w:rsidR="0050718E">
              <w:rPr>
                <w:noProof/>
                <w:webHidden/>
              </w:rPr>
              <w:t>8</w:t>
            </w:r>
            <w:r w:rsidR="0050718E">
              <w:rPr>
                <w:noProof/>
                <w:webHidden/>
              </w:rPr>
              <w:fldChar w:fldCharType="end"/>
            </w:r>
          </w:hyperlink>
        </w:p>
        <w:p w14:paraId="6BD8065B" w14:textId="7A817BB6" w:rsidR="0050718E" w:rsidRDefault="00FA4E14">
          <w:pPr>
            <w:pStyle w:val="TOC2"/>
            <w:tabs>
              <w:tab w:val="right" w:leader="dot" w:pos="9350"/>
            </w:tabs>
            <w:rPr>
              <w:noProof/>
              <w:lang w:bidi="ar-SA"/>
            </w:rPr>
          </w:pPr>
          <w:hyperlink w:anchor="_Toc519240329"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_Toc519240329 \h </w:instrText>
            </w:r>
            <w:r w:rsidR="0050718E">
              <w:rPr>
                <w:noProof/>
                <w:webHidden/>
              </w:rPr>
            </w:r>
            <w:r w:rsidR="0050718E">
              <w:rPr>
                <w:noProof/>
                <w:webHidden/>
              </w:rPr>
              <w:fldChar w:fldCharType="separate"/>
            </w:r>
            <w:r w:rsidR="0050718E">
              <w:rPr>
                <w:noProof/>
                <w:webHidden/>
              </w:rPr>
              <w:t>9</w:t>
            </w:r>
            <w:r w:rsidR="0050718E">
              <w:rPr>
                <w:noProof/>
                <w:webHidden/>
              </w:rPr>
              <w:fldChar w:fldCharType="end"/>
            </w:r>
          </w:hyperlink>
        </w:p>
        <w:p w14:paraId="5978CF63" w14:textId="506DA2A1" w:rsidR="0050718E" w:rsidRDefault="00FA4E14">
          <w:pPr>
            <w:pStyle w:val="TOC1"/>
            <w:tabs>
              <w:tab w:val="right" w:leader="dot" w:pos="9350"/>
            </w:tabs>
            <w:rPr>
              <w:noProof/>
              <w:lang w:bidi="ar-SA"/>
            </w:rPr>
          </w:pPr>
          <w:hyperlink w:anchor="_Toc519240330"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_Toc519240330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0AB8F7CA" w14:textId="4548936F" w:rsidR="0050718E" w:rsidRDefault="00FA4E14">
          <w:pPr>
            <w:pStyle w:val="TOC2"/>
            <w:tabs>
              <w:tab w:val="right" w:leader="dot" w:pos="9350"/>
            </w:tabs>
            <w:rPr>
              <w:noProof/>
              <w:lang w:bidi="ar-SA"/>
            </w:rPr>
          </w:pPr>
          <w:hyperlink w:anchor="_Toc519240331" w:history="1">
            <w:r w:rsidR="0050718E" w:rsidRPr="00BD721E">
              <w:rPr>
                <w:rStyle w:val="Hyperlink"/>
                <w:noProof/>
              </w:rPr>
              <w:t>Time Range:</w:t>
            </w:r>
            <w:r w:rsidR="0050718E">
              <w:rPr>
                <w:noProof/>
                <w:webHidden/>
              </w:rPr>
              <w:tab/>
            </w:r>
            <w:r w:rsidR="0050718E">
              <w:rPr>
                <w:noProof/>
                <w:webHidden/>
              </w:rPr>
              <w:fldChar w:fldCharType="begin"/>
            </w:r>
            <w:r w:rsidR="0050718E">
              <w:rPr>
                <w:noProof/>
                <w:webHidden/>
              </w:rPr>
              <w:instrText xml:space="preserve"> PAGEREF _Toc519240331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7506A64B" w14:textId="5EC0AB40" w:rsidR="0050718E" w:rsidRDefault="00FA4E14">
          <w:pPr>
            <w:pStyle w:val="TOC2"/>
            <w:tabs>
              <w:tab w:val="right" w:leader="dot" w:pos="9350"/>
            </w:tabs>
            <w:rPr>
              <w:noProof/>
              <w:lang w:bidi="ar-SA"/>
            </w:rPr>
          </w:pPr>
          <w:hyperlink w:anchor="_Toc519240332" w:history="1">
            <w:r w:rsidR="0050718E" w:rsidRPr="00BD721E">
              <w:rPr>
                <w:rStyle w:val="Hyperlink"/>
                <w:noProof/>
              </w:rPr>
              <w:t>Background Mass Fragments</w:t>
            </w:r>
            <w:r w:rsidR="0050718E">
              <w:rPr>
                <w:noProof/>
                <w:webHidden/>
              </w:rPr>
              <w:tab/>
            </w:r>
            <w:r w:rsidR="0050718E">
              <w:rPr>
                <w:noProof/>
                <w:webHidden/>
              </w:rPr>
              <w:fldChar w:fldCharType="begin"/>
            </w:r>
            <w:r w:rsidR="0050718E">
              <w:rPr>
                <w:noProof/>
                <w:webHidden/>
              </w:rPr>
              <w:instrText xml:space="preserve"> PAGEREF _Toc519240332 \h </w:instrText>
            </w:r>
            <w:r w:rsidR="0050718E">
              <w:rPr>
                <w:noProof/>
                <w:webHidden/>
              </w:rPr>
            </w:r>
            <w:r w:rsidR="0050718E">
              <w:rPr>
                <w:noProof/>
                <w:webHidden/>
              </w:rPr>
              <w:fldChar w:fldCharType="separate"/>
            </w:r>
            <w:r w:rsidR="0050718E">
              <w:rPr>
                <w:noProof/>
                <w:webHidden/>
              </w:rPr>
              <w:t>13</w:t>
            </w:r>
            <w:r w:rsidR="0050718E">
              <w:rPr>
                <w:noProof/>
                <w:webHidden/>
              </w:rPr>
              <w:fldChar w:fldCharType="end"/>
            </w:r>
          </w:hyperlink>
        </w:p>
        <w:p w14:paraId="1B268801" w14:textId="75F7822A" w:rsidR="0050718E" w:rsidRDefault="00FA4E14">
          <w:pPr>
            <w:pStyle w:val="TOC2"/>
            <w:tabs>
              <w:tab w:val="right" w:leader="dot" w:pos="9350"/>
            </w:tabs>
            <w:rPr>
              <w:noProof/>
              <w:lang w:bidi="ar-SA"/>
            </w:rPr>
          </w:pPr>
          <w:hyperlink w:anchor="_Toc519240333" w:history="1">
            <w:r w:rsidR="0050718E" w:rsidRPr="00BD721E">
              <w:rPr>
                <w:rStyle w:val="Hyperlink"/>
                <w:noProof/>
              </w:rPr>
              <w:t>Correction coefficients:</w:t>
            </w:r>
            <w:r w:rsidR="0050718E">
              <w:rPr>
                <w:noProof/>
                <w:webHidden/>
              </w:rPr>
              <w:tab/>
            </w:r>
            <w:r w:rsidR="0050718E">
              <w:rPr>
                <w:noProof/>
                <w:webHidden/>
              </w:rPr>
              <w:fldChar w:fldCharType="begin"/>
            </w:r>
            <w:r w:rsidR="0050718E">
              <w:rPr>
                <w:noProof/>
                <w:webHidden/>
              </w:rPr>
              <w:instrText xml:space="preserve"> PAGEREF _Toc519240333 \h </w:instrText>
            </w:r>
            <w:r w:rsidR="0050718E">
              <w:rPr>
                <w:noProof/>
                <w:webHidden/>
              </w:rPr>
            </w:r>
            <w:r w:rsidR="0050718E">
              <w:rPr>
                <w:noProof/>
                <w:webHidden/>
              </w:rPr>
              <w:fldChar w:fldCharType="separate"/>
            </w:r>
            <w:r w:rsidR="0050718E">
              <w:rPr>
                <w:noProof/>
                <w:webHidden/>
              </w:rPr>
              <w:t>14</w:t>
            </w:r>
            <w:r w:rsidR="0050718E">
              <w:rPr>
                <w:noProof/>
                <w:webHidden/>
              </w:rPr>
              <w:fldChar w:fldCharType="end"/>
            </w:r>
          </w:hyperlink>
        </w:p>
        <w:p w14:paraId="303C5279" w14:textId="7908A11F" w:rsidR="0050718E" w:rsidRDefault="00FA4E14">
          <w:pPr>
            <w:pStyle w:val="TOC2"/>
            <w:tabs>
              <w:tab w:val="right" w:leader="dot" w:pos="9350"/>
            </w:tabs>
            <w:rPr>
              <w:noProof/>
              <w:lang w:bidi="ar-SA"/>
            </w:rPr>
          </w:pPr>
          <w:hyperlink w:anchor="_Toc519240334" w:history="1">
            <w:r w:rsidR="0050718E" w:rsidRPr="00BD721E">
              <w:rPr>
                <w:rStyle w:val="Hyperlink"/>
                <w:noProof/>
              </w:rPr>
              <w:t>Chosen Mass Fragments:</w:t>
            </w:r>
            <w:r w:rsidR="0050718E">
              <w:rPr>
                <w:noProof/>
                <w:webHidden/>
              </w:rPr>
              <w:tab/>
            </w:r>
            <w:r w:rsidR="0050718E">
              <w:rPr>
                <w:noProof/>
                <w:webHidden/>
              </w:rPr>
              <w:fldChar w:fldCharType="begin"/>
            </w:r>
            <w:r w:rsidR="0050718E">
              <w:rPr>
                <w:noProof/>
                <w:webHidden/>
              </w:rPr>
              <w:instrText xml:space="preserve"> PAGEREF _Toc519240334 \h </w:instrText>
            </w:r>
            <w:r w:rsidR="0050718E">
              <w:rPr>
                <w:noProof/>
                <w:webHidden/>
              </w:rPr>
            </w:r>
            <w:r w:rsidR="0050718E">
              <w:rPr>
                <w:noProof/>
                <w:webHidden/>
              </w:rPr>
              <w:fldChar w:fldCharType="separate"/>
            </w:r>
            <w:r w:rsidR="0050718E">
              <w:rPr>
                <w:noProof/>
                <w:webHidden/>
              </w:rPr>
              <w:t>15</w:t>
            </w:r>
            <w:r w:rsidR="0050718E">
              <w:rPr>
                <w:noProof/>
                <w:webHidden/>
              </w:rPr>
              <w:fldChar w:fldCharType="end"/>
            </w:r>
          </w:hyperlink>
        </w:p>
        <w:p w14:paraId="1534CA12" w14:textId="4B9659C5" w:rsidR="0050718E" w:rsidRDefault="00FA4E14">
          <w:pPr>
            <w:pStyle w:val="TOC2"/>
            <w:tabs>
              <w:tab w:val="right" w:leader="dot" w:pos="9350"/>
            </w:tabs>
            <w:rPr>
              <w:noProof/>
              <w:lang w:bidi="ar-SA"/>
            </w:rPr>
          </w:pPr>
          <w:hyperlink w:anchor="_Toc519240335" w:history="1">
            <w:r w:rsidR="0050718E" w:rsidRPr="00BD721E">
              <w:rPr>
                <w:rStyle w:val="Hyperlink"/>
                <w:noProof/>
              </w:rPr>
              <w:t>Background Fragments Baseline:</w:t>
            </w:r>
            <w:r w:rsidR="0050718E">
              <w:rPr>
                <w:noProof/>
                <w:webHidden/>
              </w:rPr>
              <w:tab/>
            </w:r>
            <w:r w:rsidR="0050718E">
              <w:rPr>
                <w:noProof/>
                <w:webHidden/>
              </w:rPr>
              <w:fldChar w:fldCharType="begin"/>
            </w:r>
            <w:r w:rsidR="0050718E">
              <w:rPr>
                <w:noProof/>
                <w:webHidden/>
              </w:rPr>
              <w:instrText xml:space="preserve"> PAGEREF _Toc519240335 \h </w:instrText>
            </w:r>
            <w:r w:rsidR="0050718E">
              <w:rPr>
                <w:noProof/>
                <w:webHidden/>
              </w:rPr>
            </w:r>
            <w:r w:rsidR="0050718E">
              <w:rPr>
                <w:noProof/>
                <w:webHidden/>
              </w:rPr>
              <w:fldChar w:fldCharType="separate"/>
            </w:r>
            <w:r w:rsidR="0050718E">
              <w:rPr>
                <w:noProof/>
                <w:webHidden/>
              </w:rPr>
              <w:t>16</w:t>
            </w:r>
            <w:r w:rsidR="0050718E">
              <w:rPr>
                <w:noProof/>
                <w:webHidden/>
              </w:rPr>
              <w:fldChar w:fldCharType="end"/>
            </w:r>
          </w:hyperlink>
        </w:p>
        <w:p w14:paraId="2538CD69" w14:textId="0F290C78" w:rsidR="0050718E" w:rsidRDefault="00FA4E14">
          <w:pPr>
            <w:pStyle w:val="TOC2"/>
            <w:tabs>
              <w:tab w:val="right" w:leader="dot" w:pos="9350"/>
            </w:tabs>
            <w:rPr>
              <w:noProof/>
              <w:lang w:bidi="ar-SA"/>
            </w:rPr>
          </w:pPr>
          <w:hyperlink w:anchor="_Toc519240336" w:history="1">
            <w:r w:rsidR="0050718E" w:rsidRPr="00BD721E">
              <w:rPr>
                <w:rStyle w:val="Hyperlink"/>
                <w:noProof/>
              </w:rPr>
              <w:t>Data Range Specifier:</w:t>
            </w:r>
            <w:r w:rsidR="0050718E">
              <w:rPr>
                <w:noProof/>
                <w:webHidden/>
              </w:rPr>
              <w:tab/>
            </w:r>
            <w:r w:rsidR="0050718E">
              <w:rPr>
                <w:noProof/>
                <w:webHidden/>
              </w:rPr>
              <w:fldChar w:fldCharType="begin"/>
            </w:r>
            <w:r w:rsidR="0050718E">
              <w:rPr>
                <w:noProof/>
                <w:webHidden/>
              </w:rPr>
              <w:instrText xml:space="preserve"> PAGEREF _Toc519240336 \h </w:instrText>
            </w:r>
            <w:r w:rsidR="0050718E">
              <w:rPr>
                <w:noProof/>
                <w:webHidden/>
              </w:rPr>
            </w:r>
            <w:r w:rsidR="0050718E">
              <w:rPr>
                <w:noProof/>
                <w:webHidden/>
              </w:rPr>
              <w:fldChar w:fldCharType="separate"/>
            </w:r>
            <w:r w:rsidR="0050718E">
              <w:rPr>
                <w:noProof/>
                <w:webHidden/>
              </w:rPr>
              <w:t>17</w:t>
            </w:r>
            <w:r w:rsidR="0050718E">
              <w:rPr>
                <w:noProof/>
                <w:webHidden/>
              </w:rPr>
              <w:fldChar w:fldCharType="end"/>
            </w:r>
          </w:hyperlink>
        </w:p>
        <w:p w14:paraId="0F2D09D1" w14:textId="64307B35" w:rsidR="0050718E" w:rsidRDefault="00FA4E14">
          <w:pPr>
            <w:pStyle w:val="TOC2"/>
            <w:tabs>
              <w:tab w:val="right" w:leader="dot" w:pos="9350"/>
            </w:tabs>
            <w:rPr>
              <w:noProof/>
              <w:lang w:bidi="ar-SA"/>
            </w:rPr>
          </w:pPr>
          <w:hyperlink w:anchor="_Toc519240337" w:history="1">
            <w:r w:rsidR="0050718E" w:rsidRPr="00BD721E">
              <w:rPr>
                <w:rStyle w:val="Hyperlink"/>
                <w:noProof/>
              </w:rPr>
              <w:t>Marginal Change Restrictor</w:t>
            </w:r>
            <w:r w:rsidR="0050718E">
              <w:rPr>
                <w:noProof/>
                <w:webHidden/>
              </w:rPr>
              <w:tab/>
            </w:r>
            <w:r w:rsidR="0050718E">
              <w:rPr>
                <w:noProof/>
                <w:webHidden/>
              </w:rPr>
              <w:fldChar w:fldCharType="begin"/>
            </w:r>
            <w:r w:rsidR="0050718E">
              <w:rPr>
                <w:noProof/>
                <w:webHidden/>
              </w:rPr>
              <w:instrText xml:space="preserve"> PAGEREF _Toc519240337 \h </w:instrText>
            </w:r>
            <w:r w:rsidR="0050718E">
              <w:rPr>
                <w:noProof/>
                <w:webHidden/>
              </w:rPr>
            </w:r>
            <w:r w:rsidR="0050718E">
              <w:rPr>
                <w:noProof/>
                <w:webHidden/>
              </w:rPr>
              <w:fldChar w:fldCharType="separate"/>
            </w:r>
            <w:r w:rsidR="0050718E">
              <w:rPr>
                <w:noProof/>
                <w:webHidden/>
              </w:rPr>
              <w:t>18</w:t>
            </w:r>
            <w:r w:rsidR="0050718E">
              <w:rPr>
                <w:noProof/>
                <w:webHidden/>
              </w:rPr>
              <w:fldChar w:fldCharType="end"/>
            </w:r>
          </w:hyperlink>
        </w:p>
        <w:p w14:paraId="4DDE5424" w14:textId="7B6320A1" w:rsidR="0050718E" w:rsidRDefault="00FA4E14">
          <w:pPr>
            <w:pStyle w:val="TOC2"/>
            <w:tabs>
              <w:tab w:val="right" w:leader="dot" w:pos="9350"/>
            </w:tabs>
            <w:rPr>
              <w:noProof/>
              <w:lang w:bidi="ar-SA"/>
            </w:rPr>
          </w:pPr>
          <w:hyperlink w:anchor="_Toc519240338" w:history="1">
            <w:r w:rsidR="00AA2D09">
              <w:rPr>
                <w:rStyle w:val="Hyperlink"/>
                <w:noProof/>
              </w:rPr>
              <w:t>Reference Pattern Changer</w:t>
            </w:r>
            <w:r w:rsidR="0050718E" w:rsidRPr="00BD721E">
              <w:rPr>
                <w:rStyle w:val="Hyperlink"/>
                <w:noProof/>
              </w:rPr>
              <w:t>:</w:t>
            </w:r>
            <w:r w:rsidR="0050718E">
              <w:rPr>
                <w:noProof/>
                <w:webHidden/>
              </w:rPr>
              <w:tab/>
            </w:r>
            <w:r w:rsidR="0050718E">
              <w:rPr>
                <w:noProof/>
                <w:webHidden/>
              </w:rPr>
              <w:fldChar w:fldCharType="begin"/>
            </w:r>
            <w:r w:rsidR="0050718E">
              <w:rPr>
                <w:noProof/>
                <w:webHidden/>
              </w:rPr>
              <w:instrText xml:space="preserve"> PAGEREF _Toc519240338 \h </w:instrText>
            </w:r>
            <w:r w:rsidR="0050718E">
              <w:rPr>
                <w:noProof/>
                <w:webHidden/>
              </w:rPr>
            </w:r>
            <w:r w:rsidR="0050718E">
              <w:rPr>
                <w:noProof/>
                <w:webHidden/>
              </w:rPr>
              <w:fldChar w:fldCharType="separate"/>
            </w:r>
            <w:r w:rsidR="0050718E">
              <w:rPr>
                <w:noProof/>
                <w:webHidden/>
              </w:rPr>
              <w:t>19</w:t>
            </w:r>
            <w:r w:rsidR="0050718E">
              <w:rPr>
                <w:noProof/>
                <w:webHidden/>
              </w:rPr>
              <w:fldChar w:fldCharType="end"/>
            </w:r>
          </w:hyperlink>
        </w:p>
        <w:p w14:paraId="654ED247" w14:textId="3A9C2637" w:rsidR="0050718E" w:rsidRDefault="00FA4E14">
          <w:pPr>
            <w:pStyle w:val="TOC2"/>
            <w:tabs>
              <w:tab w:val="right" w:leader="dot" w:pos="9350"/>
            </w:tabs>
            <w:rPr>
              <w:noProof/>
              <w:lang w:bidi="ar-SA"/>
            </w:rPr>
          </w:pPr>
          <w:hyperlink w:anchor="_Toc519240339" w:history="1">
            <w:r w:rsidR="0050718E" w:rsidRPr="00BD721E">
              <w:rPr>
                <w:rStyle w:val="Hyperlink"/>
                <w:noProof/>
              </w:rPr>
              <w:t>Mass Fragmentation Threshold:</w:t>
            </w:r>
            <w:r w:rsidR="0050718E">
              <w:rPr>
                <w:noProof/>
                <w:webHidden/>
              </w:rPr>
              <w:tab/>
            </w:r>
            <w:r w:rsidR="0050718E">
              <w:rPr>
                <w:noProof/>
                <w:webHidden/>
              </w:rPr>
              <w:fldChar w:fldCharType="begin"/>
            </w:r>
            <w:r w:rsidR="0050718E">
              <w:rPr>
                <w:noProof/>
                <w:webHidden/>
              </w:rPr>
              <w:instrText xml:space="preserve"> PAGEREF _Toc519240339 \h </w:instrText>
            </w:r>
            <w:r w:rsidR="0050718E">
              <w:rPr>
                <w:noProof/>
                <w:webHidden/>
              </w:rPr>
            </w:r>
            <w:r w:rsidR="0050718E">
              <w:rPr>
                <w:noProof/>
                <w:webHidden/>
              </w:rPr>
              <w:fldChar w:fldCharType="separate"/>
            </w:r>
            <w:r w:rsidR="0050718E">
              <w:rPr>
                <w:noProof/>
                <w:webHidden/>
              </w:rPr>
              <w:t>23</w:t>
            </w:r>
            <w:r w:rsidR="0050718E">
              <w:rPr>
                <w:noProof/>
                <w:webHidden/>
              </w:rPr>
              <w:fldChar w:fldCharType="end"/>
            </w:r>
          </w:hyperlink>
        </w:p>
        <w:p w14:paraId="1BE5C889" w14:textId="2F8CD696" w:rsidR="0050718E" w:rsidRDefault="00FA4E14">
          <w:pPr>
            <w:pStyle w:val="TOC2"/>
            <w:tabs>
              <w:tab w:val="right" w:leader="dot" w:pos="9350"/>
            </w:tabs>
            <w:rPr>
              <w:noProof/>
              <w:lang w:bidi="ar-SA"/>
            </w:rPr>
          </w:pPr>
          <w:hyperlink w:anchor="_Toc519240340" w:history="1">
            <w:r w:rsidR="0050718E" w:rsidRPr="00BD721E">
              <w:rPr>
                <w:rStyle w:val="Hyperlink"/>
                <w:noProof/>
              </w:rPr>
              <w:t>Data Threshold Chooser:</w:t>
            </w:r>
            <w:r w:rsidR="0050718E">
              <w:rPr>
                <w:noProof/>
                <w:webHidden/>
              </w:rPr>
              <w:tab/>
            </w:r>
            <w:r w:rsidR="0050718E">
              <w:rPr>
                <w:noProof/>
                <w:webHidden/>
              </w:rPr>
              <w:fldChar w:fldCharType="begin"/>
            </w:r>
            <w:r w:rsidR="0050718E">
              <w:rPr>
                <w:noProof/>
                <w:webHidden/>
              </w:rPr>
              <w:instrText xml:space="preserve"> PAGEREF _Toc519240340 \h </w:instrText>
            </w:r>
            <w:r w:rsidR="0050718E">
              <w:rPr>
                <w:noProof/>
                <w:webHidden/>
              </w:rPr>
            </w:r>
            <w:r w:rsidR="0050718E">
              <w:rPr>
                <w:noProof/>
                <w:webHidden/>
              </w:rPr>
              <w:fldChar w:fldCharType="separate"/>
            </w:r>
            <w:r w:rsidR="0050718E">
              <w:rPr>
                <w:noProof/>
                <w:webHidden/>
              </w:rPr>
              <w:t>25</w:t>
            </w:r>
            <w:r w:rsidR="0050718E">
              <w:rPr>
                <w:noProof/>
                <w:webHidden/>
              </w:rPr>
              <w:fldChar w:fldCharType="end"/>
            </w:r>
          </w:hyperlink>
        </w:p>
        <w:p w14:paraId="594AE1F8" w14:textId="78B1E704" w:rsidR="0050718E" w:rsidRDefault="00FA4E14">
          <w:pPr>
            <w:pStyle w:val="TOC2"/>
            <w:tabs>
              <w:tab w:val="right" w:leader="dot" w:pos="9350"/>
            </w:tabs>
            <w:rPr>
              <w:noProof/>
              <w:lang w:bidi="ar-SA"/>
            </w:rPr>
          </w:pPr>
          <w:hyperlink w:anchor="_Toc519240341" w:history="1">
            <w:r w:rsidR="0050718E" w:rsidRPr="00BD721E">
              <w:rPr>
                <w:rStyle w:val="Hyperlink"/>
                <w:noProof/>
              </w:rPr>
              <w:t>Data Smoothing:</w:t>
            </w:r>
            <w:r w:rsidR="0050718E">
              <w:rPr>
                <w:noProof/>
                <w:webHidden/>
              </w:rPr>
              <w:tab/>
            </w:r>
            <w:r w:rsidR="0050718E">
              <w:rPr>
                <w:noProof/>
                <w:webHidden/>
              </w:rPr>
              <w:fldChar w:fldCharType="begin"/>
            </w:r>
            <w:r w:rsidR="0050718E">
              <w:rPr>
                <w:noProof/>
                <w:webHidden/>
              </w:rPr>
              <w:instrText xml:space="preserve"> PAGEREF _Toc519240341 \h </w:instrText>
            </w:r>
            <w:r w:rsidR="0050718E">
              <w:rPr>
                <w:noProof/>
                <w:webHidden/>
              </w:rPr>
            </w:r>
            <w:r w:rsidR="0050718E">
              <w:rPr>
                <w:noProof/>
                <w:webHidden/>
              </w:rPr>
              <w:fldChar w:fldCharType="separate"/>
            </w:r>
            <w:r w:rsidR="0050718E">
              <w:rPr>
                <w:noProof/>
                <w:webHidden/>
              </w:rPr>
              <w:t>27</w:t>
            </w:r>
            <w:r w:rsidR="0050718E">
              <w:rPr>
                <w:noProof/>
                <w:webHidden/>
              </w:rPr>
              <w:fldChar w:fldCharType="end"/>
            </w:r>
          </w:hyperlink>
        </w:p>
        <w:p w14:paraId="28CBDBC2" w14:textId="051AE1DB" w:rsidR="0050718E" w:rsidRDefault="00FA4E14">
          <w:pPr>
            <w:pStyle w:val="TOC2"/>
            <w:tabs>
              <w:tab w:val="right" w:leader="dot" w:pos="9350"/>
            </w:tabs>
            <w:rPr>
              <w:noProof/>
              <w:lang w:bidi="ar-SA"/>
            </w:rPr>
          </w:pPr>
          <w:hyperlink w:anchor="_Toc519240342" w:history="1">
            <w:r w:rsidR="0050718E" w:rsidRPr="00BD721E">
              <w:rPr>
                <w:rStyle w:val="Hyperlink"/>
                <w:noProof/>
              </w:rPr>
              <w:t>Raw Signal Thresholds:</w:t>
            </w:r>
            <w:r w:rsidR="0050718E">
              <w:rPr>
                <w:noProof/>
                <w:webHidden/>
              </w:rPr>
              <w:tab/>
            </w:r>
            <w:r w:rsidR="0050718E">
              <w:rPr>
                <w:noProof/>
                <w:webHidden/>
              </w:rPr>
              <w:fldChar w:fldCharType="begin"/>
            </w:r>
            <w:r w:rsidR="0050718E">
              <w:rPr>
                <w:noProof/>
                <w:webHidden/>
              </w:rPr>
              <w:instrText xml:space="preserve"> PAGEREF _Toc519240342 \h </w:instrText>
            </w:r>
            <w:r w:rsidR="0050718E">
              <w:rPr>
                <w:noProof/>
                <w:webHidden/>
              </w:rPr>
            </w:r>
            <w:r w:rsidR="0050718E">
              <w:rPr>
                <w:noProof/>
                <w:webHidden/>
              </w:rPr>
              <w:fldChar w:fldCharType="separate"/>
            </w:r>
            <w:r w:rsidR="0050718E">
              <w:rPr>
                <w:noProof/>
                <w:webHidden/>
              </w:rPr>
              <w:t>29</w:t>
            </w:r>
            <w:r w:rsidR="0050718E">
              <w:rPr>
                <w:noProof/>
                <w:webHidden/>
              </w:rPr>
              <w:fldChar w:fldCharType="end"/>
            </w:r>
          </w:hyperlink>
        </w:p>
        <w:p w14:paraId="2FBA7433" w14:textId="69743188" w:rsidR="0050718E" w:rsidRDefault="00FA4E14">
          <w:pPr>
            <w:pStyle w:val="TOC2"/>
            <w:tabs>
              <w:tab w:val="right" w:leader="dot" w:pos="9350"/>
            </w:tabs>
            <w:rPr>
              <w:noProof/>
              <w:lang w:bidi="ar-SA"/>
            </w:rPr>
          </w:pPr>
          <w:hyperlink w:anchor="_Toc519240343" w:history="1">
            <w:r w:rsidR="0050718E" w:rsidRPr="00BD721E">
              <w:rPr>
                <w:rStyle w:val="Hyperlink"/>
                <w:noProof/>
              </w:rPr>
              <w:t>Negative Analyzer:</w:t>
            </w:r>
            <w:r w:rsidR="0050718E">
              <w:rPr>
                <w:noProof/>
                <w:webHidden/>
              </w:rPr>
              <w:tab/>
            </w:r>
            <w:r w:rsidR="0050718E">
              <w:rPr>
                <w:noProof/>
                <w:webHidden/>
              </w:rPr>
              <w:fldChar w:fldCharType="begin"/>
            </w:r>
            <w:r w:rsidR="0050718E">
              <w:rPr>
                <w:noProof/>
                <w:webHidden/>
              </w:rPr>
              <w:instrText xml:space="preserve"> PAGEREF _Toc519240343 \h </w:instrText>
            </w:r>
            <w:r w:rsidR="0050718E">
              <w:rPr>
                <w:noProof/>
                <w:webHidden/>
              </w:rPr>
            </w:r>
            <w:r w:rsidR="0050718E">
              <w:rPr>
                <w:noProof/>
                <w:webHidden/>
              </w:rPr>
              <w:fldChar w:fldCharType="separate"/>
            </w:r>
            <w:r w:rsidR="0050718E">
              <w:rPr>
                <w:noProof/>
                <w:webHidden/>
              </w:rPr>
              <w:t>31</w:t>
            </w:r>
            <w:r w:rsidR="0050718E">
              <w:rPr>
                <w:noProof/>
                <w:webHidden/>
              </w:rPr>
              <w:fldChar w:fldCharType="end"/>
            </w:r>
          </w:hyperlink>
        </w:p>
        <w:p w14:paraId="1F089063" w14:textId="21043AFF" w:rsidR="0050718E" w:rsidRDefault="00FA4E14">
          <w:pPr>
            <w:pStyle w:val="TOC1"/>
            <w:tabs>
              <w:tab w:val="right" w:leader="dot" w:pos="9350"/>
            </w:tabs>
            <w:rPr>
              <w:noProof/>
              <w:lang w:bidi="ar-SA"/>
            </w:rPr>
          </w:pPr>
          <w:hyperlink w:anchor="_Toc519240344"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_Toc519240344 \h </w:instrText>
            </w:r>
            <w:r w:rsidR="0050718E">
              <w:rPr>
                <w:noProof/>
                <w:webHidden/>
              </w:rPr>
            </w:r>
            <w:r w:rsidR="0050718E">
              <w:rPr>
                <w:noProof/>
                <w:webHidden/>
              </w:rPr>
              <w:fldChar w:fldCharType="separate"/>
            </w:r>
            <w:r w:rsidR="0050718E">
              <w:rPr>
                <w:noProof/>
                <w:webHidden/>
              </w:rPr>
              <w:t>34</w:t>
            </w:r>
            <w:r w:rsidR="0050718E">
              <w:rPr>
                <w:noProof/>
                <w:webHidden/>
              </w:rPr>
              <w:fldChar w:fldCharType="end"/>
            </w:r>
          </w:hyperlink>
        </w:p>
        <w:p w14:paraId="2697E0DC" w14:textId="17B033D1" w:rsidR="0050718E" w:rsidRDefault="00FA4E14">
          <w:pPr>
            <w:pStyle w:val="TOC2"/>
            <w:tabs>
              <w:tab w:val="right" w:leader="dot" w:pos="9350"/>
            </w:tabs>
            <w:rPr>
              <w:noProof/>
              <w:lang w:bidi="ar-SA"/>
            </w:rPr>
          </w:pPr>
          <w:hyperlink w:anchor="_Toc519240345" w:history="1">
            <w:r w:rsidR="0050718E" w:rsidRPr="00BD721E">
              <w:rPr>
                <w:rStyle w:val="Hyperlink"/>
                <w:noProof/>
              </w:rPr>
              <w:t>Inverse Method:</w:t>
            </w:r>
            <w:r w:rsidR="0050718E">
              <w:rPr>
                <w:noProof/>
                <w:webHidden/>
              </w:rPr>
              <w:tab/>
            </w:r>
            <w:r w:rsidR="0050718E">
              <w:rPr>
                <w:noProof/>
                <w:webHidden/>
              </w:rPr>
              <w:fldChar w:fldCharType="begin"/>
            </w:r>
            <w:r w:rsidR="0050718E">
              <w:rPr>
                <w:noProof/>
                <w:webHidden/>
              </w:rPr>
              <w:instrText xml:space="preserve"> PAGEREF _Toc519240345 \h </w:instrText>
            </w:r>
            <w:r w:rsidR="0050718E">
              <w:rPr>
                <w:noProof/>
                <w:webHidden/>
              </w:rPr>
            </w:r>
            <w:r w:rsidR="0050718E">
              <w:rPr>
                <w:noProof/>
                <w:webHidden/>
              </w:rPr>
              <w:fldChar w:fldCharType="separate"/>
            </w:r>
            <w:r w:rsidR="0050718E">
              <w:rPr>
                <w:noProof/>
                <w:webHidden/>
              </w:rPr>
              <w:t>35</w:t>
            </w:r>
            <w:r w:rsidR="0050718E">
              <w:rPr>
                <w:noProof/>
                <w:webHidden/>
              </w:rPr>
              <w:fldChar w:fldCharType="end"/>
            </w:r>
          </w:hyperlink>
        </w:p>
        <w:p w14:paraId="2B9A28EC" w14:textId="51F0C67A" w:rsidR="0050718E" w:rsidRDefault="00FA4E14">
          <w:pPr>
            <w:pStyle w:val="TOC2"/>
            <w:tabs>
              <w:tab w:val="right" w:leader="dot" w:pos="9350"/>
            </w:tabs>
            <w:rPr>
              <w:noProof/>
              <w:lang w:bidi="ar-SA"/>
            </w:rPr>
          </w:pPr>
          <w:hyperlink w:anchor="_Toc519240346" w:history="1">
            <w:r w:rsidR="0050718E" w:rsidRPr="00BD721E">
              <w:rPr>
                <w:rStyle w:val="Hyperlink"/>
                <w:noProof/>
              </w:rPr>
              <w:t>Sequential Linear Subtraction Method:</w:t>
            </w:r>
            <w:r w:rsidR="0050718E">
              <w:rPr>
                <w:noProof/>
                <w:webHidden/>
              </w:rPr>
              <w:tab/>
            </w:r>
            <w:r w:rsidR="0050718E">
              <w:rPr>
                <w:noProof/>
                <w:webHidden/>
              </w:rPr>
              <w:fldChar w:fldCharType="begin"/>
            </w:r>
            <w:r w:rsidR="0050718E">
              <w:rPr>
                <w:noProof/>
                <w:webHidden/>
              </w:rPr>
              <w:instrText xml:space="preserve"> PAGEREF _Toc519240346 \h </w:instrText>
            </w:r>
            <w:r w:rsidR="0050718E">
              <w:rPr>
                <w:noProof/>
                <w:webHidden/>
              </w:rPr>
            </w:r>
            <w:r w:rsidR="0050718E">
              <w:rPr>
                <w:noProof/>
                <w:webHidden/>
              </w:rPr>
              <w:fldChar w:fldCharType="separate"/>
            </w:r>
            <w:r w:rsidR="0050718E">
              <w:rPr>
                <w:noProof/>
                <w:webHidden/>
              </w:rPr>
              <w:t>36</w:t>
            </w:r>
            <w:r w:rsidR="0050718E">
              <w:rPr>
                <w:noProof/>
                <w:webHidden/>
              </w:rPr>
              <w:fldChar w:fldCharType="end"/>
            </w:r>
          </w:hyperlink>
        </w:p>
        <w:p w14:paraId="5420A6C5" w14:textId="69707C8F" w:rsidR="0050718E" w:rsidRDefault="00FA4E14">
          <w:pPr>
            <w:pStyle w:val="TOC2"/>
            <w:tabs>
              <w:tab w:val="right" w:leader="dot" w:pos="9350"/>
            </w:tabs>
            <w:rPr>
              <w:noProof/>
              <w:lang w:bidi="ar-SA"/>
            </w:rPr>
          </w:pPr>
          <w:hyperlink w:anchor="_Toc519240347" w:history="1">
            <w:r w:rsidR="0050718E" w:rsidRPr="00BD721E">
              <w:rPr>
                <w:rStyle w:val="Hyperlink"/>
                <w:noProof/>
              </w:rPr>
              <w:t>Finisher:</w:t>
            </w:r>
            <w:r w:rsidR="0050718E">
              <w:rPr>
                <w:noProof/>
                <w:webHidden/>
              </w:rPr>
              <w:tab/>
            </w:r>
            <w:r w:rsidR="0050718E">
              <w:rPr>
                <w:noProof/>
                <w:webHidden/>
              </w:rPr>
              <w:fldChar w:fldCharType="begin"/>
            </w:r>
            <w:r w:rsidR="0050718E">
              <w:rPr>
                <w:noProof/>
                <w:webHidden/>
              </w:rPr>
              <w:instrText xml:space="preserve"> PAGEREF _Toc519240347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03AAC6E3" w14:textId="1CBE5A69" w:rsidR="0050718E" w:rsidRDefault="00FA4E14">
          <w:pPr>
            <w:pStyle w:val="TOC3"/>
            <w:tabs>
              <w:tab w:val="right" w:leader="dot" w:pos="9350"/>
            </w:tabs>
            <w:rPr>
              <w:noProof/>
              <w:lang w:bidi="ar-SA"/>
            </w:rPr>
          </w:pPr>
          <w:hyperlink w:anchor="_Toc519240348" w:history="1">
            <w:r w:rsidR="0050718E" w:rsidRPr="00BD721E">
              <w:rPr>
                <w:rStyle w:val="Hyperlink"/>
                <w:noProof/>
              </w:rPr>
              <w:t>Brute:</w:t>
            </w:r>
            <w:r w:rsidR="0050718E">
              <w:rPr>
                <w:noProof/>
                <w:webHidden/>
              </w:rPr>
              <w:tab/>
            </w:r>
            <w:r w:rsidR="0050718E">
              <w:rPr>
                <w:noProof/>
                <w:webHidden/>
              </w:rPr>
              <w:fldChar w:fldCharType="begin"/>
            </w:r>
            <w:r w:rsidR="0050718E">
              <w:rPr>
                <w:noProof/>
                <w:webHidden/>
              </w:rPr>
              <w:instrText xml:space="preserve"> PAGEREF _Toc519240348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499C947B" w14:textId="0610AC50" w:rsidR="0050718E" w:rsidRDefault="00FA4E14">
          <w:pPr>
            <w:pStyle w:val="TOC3"/>
            <w:tabs>
              <w:tab w:val="right" w:leader="dot" w:pos="9350"/>
            </w:tabs>
            <w:rPr>
              <w:noProof/>
              <w:lang w:bidi="ar-SA"/>
            </w:rPr>
          </w:pPr>
          <w:hyperlink w:anchor="_Toc519240349" w:history="1">
            <w:r w:rsidR="0050718E" w:rsidRPr="00BD721E">
              <w:rPr>
                <w:rStyle w:val="Hyperlink"/>
                <w:noProof/>
              </w:rPr>
              <w:t>Inverse:</w:t>
            </w:r>
            <w:r w:rsidR="0050718E">
              <w:rPr>
                <w:noProof/>
                <w:webHidden/>
              </w:rPr>
              <w:tab/>
            </w:r>
            <w:r w:rsidR="0050718E">
              <w:rPr>
                <w:noProof/>
                <w:webHidden/>
              </w:rPr>
              <w:fldChar w:fldCharType="begin"/>
            </w:r>
            <w:r w:rsidR="0050718E">
              <w:rPr>
                <w:noProof/>
                <w:webHidden/>
              </w:rPr>
              <w:instrText xml:space="preserve"> PAGEREF _Toc519240349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16F91E5C" w14:textId="0F6BCE73" w:rsidR="0050718E" w:rsidRDefault="00FA4E14">
          <w:pPr>
            <w:pStyle w:val="TOC2"/>
            <w:tabs>
              <w:tab w:val="right" w:leader="dot" w:pos="9350"/>
            </w:tabs>
            <w:rPr>
              <w:noProof/>
              <w:lang w:bidi="ar-SA"/>
            </w:rPr>
          </w:pPr>
          <w:hyperlink w:anchor="_Toc519240350" w:history="1">
            <w:r w:rsidR="0050718E" w:rsidRPr="00BD721E">
              <w:rPr>
                <w:rStyle w:val="Hyperlink"/>
                <w:noProof/>
              </w:rPr>
              <w:t>Converting Relative Signals to Concentrations:</w:t>
            </w:r>
            <w:r w:rsidR="0050718E">
              <w:rPr>
                <w:noProof/>
                <w:webHidden/>
              </w:rPr>
              <w:tab/>
            </w:r>
            <w:r w:rsidR="0050718E">
              <w:rPr>
                <w:noProof/>
                <w:webHidden/>
              </w:rPr>
              <w:fldChar w:fldCharType="begin"/>
            </w:r>
            <w:r w:rsidR="0050718E">
              <w:rPr>
                <w:noProof/>
                <w:webHidden/>
              </w:rPr>
              <w:instrText xml:space="preserve"> PAGEREF _Toc519240350 \h </w:instrText>
            </w:r>
            <w:r w:rsidR="0050718E">
              <w:rPr>
                <w:noProof/>
                <w:webHidden/>
              </w:rPr>
            </w:r>
            <w:r w:rsidR="0050718E">
              <w:rPr>
                <w:noProof/>
                <w:webHidden/>
              </w:rPr>
              <w:fldChar w:fldCharType="separate"/>
            </w:r>
            <w:r w:rsidR="0050718E">
              <w:rPr>
                <w:noProof/>
                <w:webHidden/>
              </w:rPr>
              <w:t>38</w:t>
            </w:r>
            <w:r w:rsidR="0050718E">
              <w:rPr>
                <w:noProof/>
                <w:webHidden/>
              </w:rPr>
              <w:fldChar w:fldCharType="end"/>
            </w:r>
          </w:hyperlink>
        </w:p>
        <w:p w14:paraId="6E0E6392" w14:textId="763D9FAD" w:rsidR="0050718E" w:rsidRDefault="00FA4E14">
          <w:pPr>
            <w:pStyle w:val="TOC1"/>
            <w:tabs>
              <w:tab w:val="right" w:leader="dot" w:pos="9350"/>
            </w:tabs>
            <w:rPr>
              <w:noProof/>
              <w:lang w:bidi="ar-SA"/>
            </w:rPr>
          </w:pPr>
          <w:hyperlink w:anchor="_Toc519240351" w:history="1">
            <w:r w:rsidR="0050718E" w:rsidRPr="00BD721E">
              <w:rPr>
                <w:rStyle w:val="Hyperlink"/>
                <w:noProof/>
              </w:rPr>
              <w:t>Signal Simulation</w:t>
            </w:r>
            <w:r w:rsidR="0050718E">
              <w:rPr>
                <w:noProof/>
                <w:webHidden/>
              </w:rPr>
              <w:tab/>
            </w:r>
            <w:r w:rsidR="0050718E">
              <w:rPr>
                <w:noProof/>
                <w:webHidden/>
              </w:rPr>
              <w:fldChar w:fldCharType="begin"/>
            </w:r>
            <w:r w:rsidR="0050718E">
              <w:rPr>
                <w:noProof/>
                <w:webHidden/>
              </w:rPr>
              <w:instrText xml:space="preserve"> PAGEREF _Toc519240351 \h </w:instrText>
            </w:r>
            <w:r w:rsidR="0050718E">
              <w:rPr>
                <w:noProof/>
                <w:webHidden/>
              </w:rPr>
            </w:r>
            <w:r w:rsidR="0050718E">
              <w:rPr>
                <w:noProof/>
                <w:webHidden/>
              </w:rPr>
              <w:fldChar w:fldCharType="separate"/>
            </w:r>
            <w:r w:rsidR="0050718E">
              <w:rPr>
                <w:noProof/>
                <w:webHidden/>
              </w:rPr>
              <w:t>39</w:t>
            </w:r>
            <w:r w:rsidR="0050718E">
              <w:rPr>
                <w:noProof/>
                <w:webHidden/>
              </w:rPr>
              <w:fldChar w:fldCharType="end"/>
            </w:r>
          </w:hyperlink>
        </w:p>
        <w:p w14:paraId="390EC210" w14:textId="172E758F" w:rsidR="0050718E" w:rsidRDefault="00FA4E14">
          <w:pPr>
            <w:pStyle w:val="TOC1"/>
            <w:tabs>
              <w:tab w:val="right" w:leader="dot" w:pos="9350"/>
            </w:tabs>
            <w:rPr>
              <w:noProof/>
              <w:lang w:bidi="ar-SA"/>
            </w:rPr>
          </w:pPr>
          <w:hyperlink w:anchor="_Toc519240352" w:history="1">
            <w:r w:rsidR="0050718E" w:rsidRPr="00BD721E">
              <w:rPr>
                <w:rStyle w:val="Hyperlink"/>
                <w:noProof/>
              </w:rPr>
              <w:t>Appendix 1: JDX Converter</w:t>
            </w:r>
            <w:r w:rsidR="0050718E">
              <w:rPr>
                <w:noProof/>
                <w:webHidden/>
              </w:rPr>
              <w:tab/>
            </w:r>
            <w:r w:rsidR="0050718E">
              <w:rPr>
                <w:noProof/>
                <w:webHidden/>
              </w:rPr>
              <w:fldChar w:fldCharType="begin"/>
            </w:r>
            <w:r w:rsidR="0050718E">
              <w:rPr>
                <w:noProof/>
                <w:webHidden/>
              </w:rPr>
              <w:instrText xml:space="preserve"> PAGEREF _Toc519240352 \h </w:instrText>
            </w:r>
            <w:r w:rsidR="0050718E">
              <w:rPr>
                <w:noProof/>
                <w:webHidden/>
              </w:rPr>
            </w:r>
            <w:r w:rsidR="0050718E">
              <w:rPr>
                <w:noProof/>
                <w:webHidden/>
              </w:rPr>
              <w:fldChar w:fldCharType="separate"/>
            </w:r>
            <w:r w:rsidR="0050718E">
              <w:rPr>
                <w:noProof/>
                <w:webHidden/>
              </w:rPr>
              <w:t>40</w:t>
            </w:r>
            <w:r w:rsidR="0050718E">
              <w:rPr>
                <w:noProof/>
                <w:webHidden/>
              </w:rPr>
              <w:fldChar w:fldCharType="end"/>
            </w:r>
          </w:hyperlink>
        </w:p>
        <w:p w14:paraId="0637BA8E" w14:textId="2DD6E6FA" w:rsidR="0050718E" w:rsidRDefault="00FA4E14">
          <w:pPr>
            <w:pStyle w:val="TOC1"/>
            <w:tabs>
              <w:tab w:val="right" w:leader="dot" w:pos="9350"/>
            </w:tabs>
            <w:rPr>
              <w:noProof/>
              <w:lang w:bidi="ar-SA"/>
            </w:rPr>
          </w:pPr>
          <w:hyperlink w:anchor="_Toc519240353" w:history="1">
            <w:r w:rsidR="0050718E" w:rsidRPr="00BD721E">
              <w:rPr>
                <w:rStyle w:val="Hyperlink"/>
                <w:noProof/>
              </w:rPr>
              <w:t>Appendix 2: Data Generation (Module)</w:t>
            </w:r>
            <w:r w:rsidR="0050718E">
              <w:rPr>
                <w:noProof/>
                <w:webHidden/>
              </w:rPr>
              <w:tab/>
            </w:r>
            <w:r w:rsidR="0050718E">
              <w:rPr>
                <w:noProof/>
                <w:webHidden/>
              </w:rPr>
              <w:fldChar w:fldCharType="begin"/>
            </w:r>
            <w:r w:rsidR="0050718E">
              <w:rPr>
                <w:noProof/>
                <w:webHidden/>
              </w:rPr>
              <w:instrText xml:space="preserve"> PAGEREF _Toc519240353 \h </w:instrText>
            </w:r>
            <w:r w:rsidR="0050718E">
              <w:rPr>
                <w:noProof/>
                <w:webHidden/>
              </w:rPr>
            </w:r>
            <w:r w:rsidR="0050718E">
              <w:rPr>
                <w:noProof/>
                <w:webHidden/>
              </w:rPr>
              <w:fldChar w:fldCharType="separate"/>
            </w:r>
            <w:r w:rsidR="0050718E">
              <w:rPr>
                <w:noProof/>
                <w:webHidden/>
              </w:rPr>
              <w:t>43</w:t>
            </w:r>
            <w:r w:rsidR="0050718E">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19240321"/>
      <w:r>
        <w:t xml:space="preserve">INTRODUCTION TO THE </w:t>
      </w:r>
      <w:r w:rsidR="003A65D2">
        <w:t>MSRESOLVE PROGRAM:</w:t>
      </w:r>
      <w:bookmarkEnd w:id="0"/>
      <w:r w:rsidR="003A65D2">
        <w:t xml:space="preserve"> </w:t>
      </w:r>
    </w:p>
    <w:p w14:paraId="6F8449CA" w14:textId="1FF11823" w:rsidR="009A24F9" w:rsidRDefault="009A24F9" w:rsidP="00491E9F">
      <w:pPr>
        <w:pStyle w:val="Heading2"/>
      </w:pPr>
      <w:bookmarkStart w:id="1" w:name="_Toc519240322"/>
      <w:r>
        <w:t xml:space="preserve">The Need for MSRESOLVE and </w:t>
      </w:r>
      <w:del w:id="2" w:author="Savara, Aditya Ashi" w:date="2021-05-07T15:02:00Z">
        <w:r w:rsidDel="00AA7464">
          <w:delText>some Tips</w:delText>
        </w:r>
      </w:del>
      <w:ins w:id="3" w:author="Savara, Aditya Ashi" w:date="2021-05-07T15:02:00Z">
        <w:r w:rsidR="00AA7464">
          <w:t>what it offers</w:t>
        </w:r>
      </w:ins>
    </w:p>
    <w:p w14:paraId="7029A555" w14:textId="68374EF4" w:rsidR="00B66F61" w:rsidRDefault="00FA4E14" w:rsidP="00FA4E14">
      <w:pPr>
        <w:rPr>
          <w:ins w:id="4" w:author="Savara, Aditya Ashi" w:date="2021-05-07T13:54:00Z"/>
        </w:rPr>
      </w:pPr>
      <w:ins w:id="5" w:author="Savara, Aditya Ashi" w:date="2021-05-07T12:49:00Z">
        <w:r>
          <w:t>During “solving” of collecte</w:t>
        </w:r>
      </w:ins>
      <w:ins w:id="6" w:author="Savara, Aditya Ashi" w:date="2021-05-07T13:52:00Z">
        <w:r w:rsidR="00B66F61">
          <w:t>d</w:t>
        </w:r>
      </w:ins>
      <w:ins w:id="7" w:author="Savara, Aditya Ashi" w:date="2021-05-07T12:49:00Z">
        <w:r>
          <w:t xml:space="preserve"> mass spect</w:t>
        </w:r>
      </w:ins>
      <w:ins w:id="8" w:author="Savara, Aditya Ashi" w:date="2021-05-07T13:52:00Z">
        <w:r w:rsidR="00B66F61">
          <w:t>rometry spectra</w:t>
        </w:r>
      </w:ins>
      <w:ins w:id="9" w:author="Savara, Aditya Ashi" w:date="2021-05-07T13:54:00Z">
        <w:r w:rsidR="00B66F61">
          <w:t xml:space="preserve"> to extract concentrations</w:t>
        </w:r>
      </w:ins>
      <w:ins w:id="10" w:author="Savara, Aditya Ashi" w:date="2021-05-07T13:52:00Z">
        <w:r w:rsidR="00B66F61">
          <w:t>, there are</w:t>
        </w:r>
      </w:ins>
      <w:ins w:id="11" w:author="Savara, Aditya Ashi" w:date="2021-05-07T13:55:00Z">
        <w:r w:rsidR="00B66F61">
          <w:t xml:space="preserve"> several sources of challenges.</w:t>
        </w:r>
      </w:ins>
    </w:p>
    <w:p w14:paraId="2C9D172D" w14:textId="4D52A4A9" w:rsidR="00B66F61" w:rsidRDefault="00B66F61" w:rsidP="00B66F61">
      <w:pPr>
        <w:pStyle w:val="ListParagraph"/>
        <w:numPr>
          <w:ilvl w:val="0"/>
          <w:numId w:val="11"/>
        </w:numPr>
        <w:rPr>
          <w:ins w:id="12" w:author="Savara, Aditya Ashi" w:date="2021-05-07T13:56:00Z"/>
        </w:rPr>
      </w:pPr>
      <w:ins w:id="13" w:author="Savara, Aditya Ashi" w:date="2021-05-07T13:56:00Z">
        <w:r>
          <w:t>F</w:t>
        </w:r>
      </w:ins>
      <w:ins w:id="14" w:author="Savara, Aditya Ashi" w:date="2021-05-07T13:55:00Z">
        <w:r>
          <w:t xml:space="preserve">or time dependent </w:t>
        </w:r>
      </w:ins>
      <w:ins w:id="15" w:author="Savara, Aditya Ashi" w:date="2021-05-07T13:56:00Z">
        <w:r>
          <w:t>signal collection</w:t>
        </w:r>
      </w:ins>
      <w:ins w:id="16" w:author="Savara, Aditya Ashi" w:date="2021-05-07T13:55:00Z">
        <w:r>
          <w:t>, pre-processing may be required (such as baseline corrections, smoothing, etc.)</w:t>
        </w:r>
      </w:ins>
    </w:p>
    <w:p w14:paraId="09C3D9CB" w14:textId="77777777" w:rsidR="00B66F61" w:rsidRDefault="00B66F61" w:rsidP="00B66F61">
      <w:pPr>
        <w:pStyle w:val="ListParagraph"/>
        <w:numPr>
          <w:ilvl w:val="0"/>
          <w:numId w:val="11"/>
        </w:numPr>
        <w:rPr>
          <w:ins w:id="17" w:author="Savara, Aditya Ashi" w:date="2021-05-07T13:56:00Z"/>
        </w:rPr>
      </w:pPr>
      <w:ins w:id="18" w:author="Savara, Aditya Ashi" w:date="2021-05-07T13:56:00Z">
        <w:r>
          <w:t>T</w:t>
        </w:r>
      </w:ins>
      <w:ins w:id="19" w:author="Savara, Aditya Ashi" w:date="2021-05-07T13:52:00Z">
        <w:r>
          <w:t>here may be overlapping signals,</w:t>
        </w:r>
      </w:ins>
      <w:ins w:id="20" w:author="Savara, Aditya Ashi" w:date="2021-05-07T13:54:00Z">
        <w:r>
          <w:t xml:space="preserve"> making solution difficult.</w:t>
        </w:r>
      </w:ins>
    </w:p>
    <w:p w14:paraId="16AAA4EE" w14:textId="259DB06A" w:rsidR="009A24F9" w:rsidRDefault="00B66F61" w:rsidP="008463AC">
      <w:pPr>
        <w:pStyle w:val="ListParagraph"/>
        <w:numPr>
          <w:ilvl w:val="0"/>
          <w:numId w:val="11"/>
        </w:numPr>
        <w:rPr>
          <w:ins w:id="21" w:author="Savara, Aditya Ashi" w:date="2021-05-07T13:58:00Z"/>
        </w:rPr>
      </w:pPr>
      <w:ins w:id="22" w:author="Savara, Aditya Ashi" w:date="2021-05-07T13:56:00Z">
        <w:r>
          <w:t>I</w:t>
        </w:r>
      </w:ins>
      <w:ins w:id="23" w:author="Savara, Aditya Ashi" w:date="2021-05-07T13:52:00Z">
        <w:r>
          <w:t>n m</w:t>
        </w:r>
      </w:ins>
      <w:ins w:id="24" w:author="Savara, Aditya Ashi" w:date="2021-05-07T13:53:00Z">
        <w:r>
          <w:t xml:space="preserve">any cases a </w:t>
        </w:r>
      </w:ins>
      <w:ins w:id="25" w:author="Savara, Aditya Ashi" w:date="2021-05-07T13:57:00Z">
        <w:r>
          <w:t xml:space="preserve">particular molecule’s </w:t>
        </w:r>
      </w:ins>
      <w:ins w:id="26" w:author="Savara, Aditya Ashi" w:date="2021-05-07T13:53:00Z">
        <w:r>
          <w:t xml:space="preserve">calibration may not be </w:t>
        </w:r>
      </w:ins>
      <w:ins w:id="27" w:author="Savara, Aditya Ashi" w:date="2021-05-07T13:57:00Z">
        <w:r>
          <w:t xml:space="preserve">possible or practical </w:t>
        </w:r>
      </w:ins>
      <w:ins w:id="28" w:author="Savara, Aditya Ashi" w:date="2021-05-07T13:58:00Z">
        <w:r>
          <w:t xml:space="preserve">at the </w:t>
        </w:r>
      </w:ins>
      <w:ins w:id="29" w:author="Savara, Aditya Ashi" w:date="2021-05-07T13:53:00Z">
        <w:r>
          <w:t xml:space="preserve"> instrument where the collection is being done</w:t>
        </w:r>
      </w:ins>
      <w:ins w:id="30" w:author="Savara, Aditya Ashi" w:date="2021-05-07T13:56:00Z">
        <w:r>
          <w:t xml:space="preserve">. This creates two challenges.  Firstly, that one may need to rely upon an externally collected reference pattern that may not </w:t>
        </w:r>
      </w:ins>
      <w:ins w:id="31" w:author="Savara, Aditya Ashi" w:date="2021-05-07T13:57:00Z">
        <w:r>
          <w:t xml:space="preserve">exactly </w:t>
        </w:r>
      </w:ins>
      <w:ins w:id="32" w:author="Savara, Aditya Ashi" w:date="2021-05-07T13:56:00Z">
        <w:r>
          <w:t xml:space="preserve">match </w:t>
        </w:r>
      </w:ins>
      <w:ins w:id="33" w:author="Savara, Aditya Ashi" w:date="2021-05-07T13:57:00Z">
        <w:r>
          <w:t xml:space="preserve">how the molecule fragments in one’s own instrument, and Secondly that one requires a method for converting </w:t>
        </w:r>
      </w:ins>
      <w:ins w:id="34" w:author="Savara, Aditya Ashi" w:date="2021-05-07T13:58:00Z">
        <w:r>
          <w:t>the signals for that molecule into (approximate) concentrations even in the absence of a calibration.</w:t>
        </w:r>
      </w:ins>
    </w:p>
    <w:p w14:paraId="27AADE34" w14:textId="49BDDF95" w:rsidR="00B66F61" w:rsidRDefault="00B66F61" w:rsidP="00B66F61">
      <w:pPr>
        <w:rPr>
          <w:ins w:id="35" w:author="Savara, Aditya Ashi" w:date="2021-05-07T13:58:00Z"/>
        </w:rPr>
      </w:pPr>
      <w:ins w:id="36" w:author="Savara, Aditya Ashi" w:date="2021-05-07T13:58:00Z">
        <w:r>
          <w:t>MSRESOLVE addresses each of the above challenges</w:t>
        </w:r>
      </w:ins>
      <w:ins w:id="37" w:author="Savara, Aditya Ashi" w:date="2021-05-07T15:00:00Z">
        <w:r w:rsidR="00A40B24">
          <w:t>, as follows:</w:t>
        </w:r>
      </w:ins>
    </w:p>
    <w:p w14:paraId="25C1A5A4" w14:textId="7AD70FBD" w:rsidR="00B66F61" w:rsidRDefault="00B66F61" w:rsidP="00B66F61">
      <w:pPr>
        <w:pStyle w:val="ListParagraph"/>
        <w:numPr>
          <w:ilvl w:val="0"/>
          <w:numId w:val="12"/>
        </w:numPr>
        <w:rPr>
          <w:ins w:id="38" w:author="Savara, Aditya Ashi" w:date="2021-05-07T13:59:00Z"/>
        </w:rPr>
      </w:pPr>
      <w:ins w:id="39" w:author="Savara, Aditya Ashi" w:date="2021-05-07T13:59:00Z">
        <w:r>
          <w:t xml:space="preserve">MSRESOLVE has various pre-processing functions, including baseline correction, </w:t>
        </w:r>
      </w:ins>
      <w:ins w:id="40" w:author="Savara, Aditya Ashi" w:date="2021-05-07T15:00:00Z">
        <w:r w:rsidR="00A40B24">
          <w:t xml:space="preserve">and </w:t>
        </w:r>
      </w:ins>
      <w:ins w:id="41" w:author="Savara, Aditya Ashi" w:date="2021-05-07T13:59:00Z">
        <w:r>
          <w:t>smoothing.</w:t>
        </w:r>
      </w:ins>
    </w:p>
    <w:p w14:paraId="08D2B6D8" w14:textId="77777777" w:rsidR="00A40B24" w:rsidRDefault="00B66F61" w:rsidP="00B66F61">
      <w:pPr>
        <w:pStyle w:val="ListParagraph"/>
        <w:numPr>
          <w:ilvl w:val="0"/>
          <w:numId w:val="12"/>
        </w:numPr>
        <w:rPr>
          <w:ins w:id="42" w:author="Savara, Aditya Ashi" w:date="2021-05-07T15:00:00Z"/>
        </w:rPr>
      </w:pPr>
      <w:ins w:id="43" w:author="Savara, Aditya Ashi" w:date="2021-05-07T13:59:00Z">
        <w:r>
          <w:t>MSRESOLVE has several methods for resolving the signals: Sequential Linear Subtraction</w:t>
        </w:r>
      </w:ins>
      <w:ins w:id="44" w:author="Savara, Aditya Ashi" w:date="2021-05-07T14:00:00Z">
        <w:r w:rsidR="00912346">
          <w:t xml:space="preserve"> (SLS)</w:t>
        </w:r>
      </w:ins>
      <w:ins w:id="45" w:author="Savara, Aditya Ashi" w:date="2021-05-07T13:59:00Z">
        <w:r>
          <w:t xml:space="preserve">, the Matrix Inverse Method, and also brute force </w:t>
        </w:r>
      </w:ins>
      <w:ins w:id="46" w:author="Savara, Aditya Ashi" w:date="2021-05-07T14:00:00Z">
        <w:r w:rsidR="00DF7213">
          <w:t xml:space="preserve">grid </w:t>
        </w:r>
      </w:ins>
      <w:ins w:id="47" w:author="Savara, Aditya Ashi" w:date="2021-05-07T13:59:00Z">
        <w:r>
          <w:t>(regression).</w:t>
        </w:r>
      </w:ins>
      <w:ins w:id="48" w:author="Savara, Aditya Ashi" w:date="2021-05-07T14:00:00Z">
        <w:r w:rsidR="00912346">
          <w:t xml:space="preserve">  </w:t>
        </w:r>
      </w:ins>
    </w:p>
    <w:p w14:paraId="2F8EAF87" w14:textId="30C788CD" w:rsidR="00B66F61" w:rsidRDefault="00912346" w:rsidP="00A40B24">
      <w:pPr>
        <w:pStyle w:val="ListParagraph"/>
        <w:numPr>
          <w:ilvl w:val="1"/>
          <w:numId w:val="12"/>
        </w:numPr>
        <w:rPr>
          <w:ins w:id="49" w:author="Savara, Aditya Ashi" w:date="2021-05-07T14:00:00Z"/>
        </w:rPr>
        <w:pPrChange w:id="50" w:author="Savara, Aditya Ashi" w:date="2021-05-07T15:00:00Z">
          <w:pPr>
            <w:pStyle w:val="ListParagraph"/>
            <w:numPr>
              <w:numId w:val="12"/>
            </w:numPr>
            <w:ind w:hanging="360"/>
          </w:pPr>
        </w:pPrChange>
      </w:pPr>
      <w:ins w:id="51" w:author="Savara, Aditya Ashi" w:date="2021-05-07T14:00:00Z">
        <w:r>
          <w:t xml:space="preserve">For </w:t>
        </w:r>
      </w:ins>
      <w:ins w:id="52" w:author="Savara, Aditya Ashi" w:date="2021-05-07T15:00:00Z">
        <w:r w:rsidR="00A40B24">
          <w:t xml:space="preserve">the </w:t>
        </w:r>
      </w:ins>
      <w:ins w:id="53" w:author="Savara, Aditya Ashi" w:date="2021-05-07T14:00:00Z">
        <w:r>
          <w:t>SLS and the inverse method</w:t>
        </w:r>
      </w:ins>
      <w:ins w:id="54" w:author="Savara, Aditya Ashi" w:date="2021-05-07T15:00:00Z">
        <w:r w:rsidR="00A40B24">
          <w:t>s</w:t>
        </w:r>
      </w:ins>
      <w:ins w:id="55" w:author="Savara, Aditya Ashi" w:date="2021-05-07T14:00:00Z">
        <w:r>
          <w:t xml:space="preserve">, it is possible to extract error bars for the final </w:t>
        </w:r>
      </w:ins>
      <w:ins w:id="56" w:author="Savara, Aditya Ashi" w:date="2021-05-07T15:00:00Z">
        <w:r w:rsidR="00A40B24">
          <w:t xml:space="preserve">solved </w:t>
        </w:r>
      </w:ins>
      <w:ins w:id="57" w:author="Savara, Aditya Ashi" w:date="2021-05-07T14:00:00Z">
        <w:r>
          <w:t>concentrations.</w:t>
        </w:r>
      </w:ins>
    </w:p>
    <w:p w14:paraId="65E3362F" w14:textId="616E0D99" w:rsidR="00912346" w:rsidRDefault="00A40B24" w:rsidP="00B66F61">
      <w:pPr>
        <w:pStyle w:val="ListParagraph"/>
        <w:numPr>
          <w:ilvl w:val="0"/>
          <w:numId w:val="12"/>
        </w:numPr>
        <w:pPrChange w:id="58" w:author="Savara, Aditya Ashi" w:date="2021-05-07T13:58:00Z">
          <w:pPr>
            <w:pStyle w:val="Heading2"/>
          </w:pPr>
        </w:pPrChange>
      </w:pPr>
      <w:ins w:id="59" w:author="Savara, Aditya Ashi" w:date="2021-05-07T15:01:00Z">
        <w:r>
          <w:t xml:space="preserve">MSRESOLVE is able to convert mass spectrometry signals into a common concentration scale even for uncalibrated signals, provided that reference concentration patterns are available. Furthermore, MSRESOLVE can also correct for differences in </w:t>
        </w:r>
      </w:ins>
      <w:ins w:id="60" w:author="Savara, Aditya Ashi" w:date="2021-05-07T15:02:00Z">
        <w:r w:rsidR="005212B5">
          <w:t>mass spectrometers tuning.</w:t>
        </w:r>
      </w:ins>
    </w:p>
    <w:p w14:paraId="5E781864" w14:textId="4A37466F" w:rsidR="00AA7464" w:rsidRDefault="00AA7464" w:rsidP="00491E9F">
      <w:pPr>
        <w:pStyle w:val="Heading2"/>
        <w:rPr>
          <w:ins w:id="61" w:author="Savara, Aditya Ashi" w:date="2021-05-07T15:02:00Z"/>
        </w:rPr>
      </w:pPr>
      <w:ins w:id="62" w:author="Savara, Aditya Ashi" w:date="2021-05-07T15:02:00Z">
        <w:r>
          <w:t>Suggested Procedure for Solv</w:t>
        </w:r>
      </w:ins>
      <w:ins w:id="63" w:author="Savara, Aditya Ashi" w:date="2021-05-07T15:03:00Z">
        <w:r>
          <w:t>ing Time Series Data of Mass Signals</w:t>
        </w:r>
      </w:ins>
    </w:p>
    <w:p w14:paraId="4E27B7EE" w14:textId="77777777" w:rsidR="00AA7464" w:rsidRDefault="00AA7464" w:rsidP="00AA7464">
      <w:pPr>
        <w:pStyle w:val="ListParagraph"/>
        <w:spacing w:after="0" w:line="240" w:lineRule="auto"/>
        <w:contextualSpacing w:val="0"/>
        <w:rPr>
          <w:ins w:id="64" w:author="Savara, Aditya Ashi" w:date="2021-05-07T15:03:00Z"/>
          <w:rFonts w:eastAsia="Times New Roman"/>
        </w:rPr>
        <w:pPrChange w:id="65" w:author="Savara, Aditya Ashi" w:date="2021-05-07T15:03:00Z">
          <w:pPr>
            <w:pStyle w:val="ListParagraph"/>
            <w:numPr>
              <w:numId w:val="13"/>
            </w:numPr>
            <w:spacing w:after="0" w:line="240" w:lineRule="auto"/>
            <w:ind w:hanging="360"/>
            <w:contextualSpacing w:val="0"/>
          </w:pPr>
        </w:pPrChange>
      </w:pPr>
    </w:p>
    <w:p w14:paraId="26430DE2" w14:textId="01604D72" w:rsidR="00AA7464" w:rsidRDefault="00AA7464" w:rsidP="00AA7464">
      <w:pPr>
        <w:pStyle w:val="ListParagraph"/>
        <w:numPr>
          <w:ilvl w:val="0"/>
          <w:numId w:val="13"/>
        </w:numPr>
        <w:spacing w:after="0" w:line="240" w:lineRule="auto"/>
        <w:contextualSpacing w:val="0"/>
        <w:rPr>
          <w:ins w:id="66" w:author="Savara, Aditya Ashi" w:date="2021-05-07T15:03:00Z"/>
          <w:rFonts w:eastAsia="Times New Roman"/>
        </w:rPr>
      </w:pPr>
      <w:ins w:id="67" w:author="Savara, Aditya Ashi" w:date="2021-05-07T15:03:00Z">
        <w:r>
          <w:rPr>
            <w:rFonts w:eastAsia="Times New Roman"/>
          </w:rPr>
          <w:t>Create the files for the reference spectra and collected data – don’t delete any signals.</w:t>
        </w:r>
      </w:ins>
    </w:p>
    <w:p w14:paraId="75785D88" w14:textId="0FAC2338" w:rsidR="00AA7464" w:rsidRDefault="00AA7464" w:rsidP="00AA7464">
      <w:pPr>
        <w:pStyle w:val="ListParagraph"/>
        <w:numPr>
          <w:ilvl w:val="0"/>
          <w:numId w:val="13"/>
        </w:numPr>
        <w:spacing w:after="0" w:line="240" w:lineRule="auto"/>
        <w:contextualSpacing w:val="0"/>
        <w:rPr>
          <w:ins w:id="68" w:author="Savara, Aditya Ashi" w:date="2021-05-07T15:03:00Z"/>
          <w:rFonts w:eastAsia="Times New Roman"/>
        </w:rPr>
      </w:pPr>
      <w:ins w:id="69" w:author="Savara, Aditya Ashi" w:date="2021-05-07T15:03:00Z">
        <w:r>
          <w:rPr>
            <w:rFonts w:eastAsia="Times New Roman"/>
          </w:rPr>
          <w:t xml:space="preserve">Create an MSRESOLVE run with </w:t>
        </w:r>
        <w:r>
          <w:rPr>
            <w:rFonts w:eastAsia="Times New Roman"/>
          </w:rPr>
          <w:t>SLS</w:t>
        </w:r>
        <w:r>
          <w:rPr>
            <w:rFonts w:eastAsia="Times New Roman"/>
          </w:rPr>
          <w:t xml:space="preserve"> Uniq</w:t>
        </w:r>
      </w:ins>
      <w:ins w:id="70" w:author="Savara, Aditya Ashi" w:date="2021-05-07T15:04:00Z">
        <w:r>
          <w:rPr>
            <w:rFonts w:eastAsia="Times New Roman"/>
          </w:rPr>
          <w:t>ue</w:t>
        </w:r>
      </w:ins>
      <w:ins w:id="71" w:author="Savara, Aditya Ashi" w:date="2021-05-07T15:03:00Z">
        <w:r>
          <w:rPr>
            <w:rFonts w:eastAsia="Times New Roman"/>
          </w:rPr>
          <w:t xml:space="preserve"> and see what </w:t>
        </w:r>
      </w:ins>
      <w:ins w:id="72" w:author="Savara, Aditya Ashi" w:date="2021-05-07T15:04:00Z">
        <w:r>
          <w:rPr>
            <w:rFonts w:eastAsia="Times New Roman"/>
          </w:rPr>
          <w:t xml:space="preserve">masse </w:t>
        </w:r>
      </w:ins>
      <w:ins w:id="73" w:author="Savara, Aditya Ashi" w:date="2021-05-07T15:03:00Z">
        <w:r>
          <w:rPr>
            <w:rFonts w:eastAsia="Times New Roman"/>
          </w:rPr>
          <w:t>MSRESOLVE chooses</w:t>
        </w:r>
      </w:ins>
      <w:ins w:id="74" w:author="Savara, Aditya Ashi" w:date="2021-05-07T15:04:00Z">
        <w:r>
          <w:rPr>
            <w:rFonts w:eastAsia="Times New Roman"/>
          </w:rPr>
          <w:t xml:space="preserve">, with </w:t>
        </w:r>
        <w:r>
          <w:t>ExportedSLSUniqueMassesUsedInSolvingMolecules</w:t>
        </w:r>
        <w:r>
          <w:t>.</w:t>
        </w:r>
      </w:ins>
    </w:p>
    <w:p w14:paraId="25A920B8" w14:textId="77777777" w:rsidR="00AA7464" w:rsidRDefault="00AA7464" w:rsidP="00AA7464">
      <w:pPr>
        <w:pStyle w:val="ListParagraph"/>
        <w:numPr>
          <w:ilvl w:val="0"/>
          <w:numId w:val="13"/>
        </w:numPr>
        <w:spacing w:after="0" w:line="240" w:lineRule="auto"/>
        <w:contextualSpacing w:val="0"/>
        <w:rPr>
          <w:ins w:id="75" w:author="Savara, Aditya Ashi" w:date="2021-05-07T15:03:00Z"/>
          <w:rFonts w:eastAsia="Times New Roman"/>
        </w:rPr>
      </w:pPr>
      <w:ins w:id="76" w:author="Savara, Aditya Ashi" w:date="2021-05-07T15:03:00Z">
        <w:r>
          <w:rPr>
            <w:rFonts w:eastAsia="Times New Roman"/>
          </w:rPr>
          <w:t>If unsatisfied, start narrowing things down with chosen masses.</w:t>
        </w:r>
      </w:ins>
    </w:p>
    <w:p w14:paraId="6459057D" w14:textId="77777777" w:rsidR="00AA7464" w:rsidRDefault="00AA7464" w:rsidP="00AA7464">
      <w:pPr>
        <w:pStyle w:val="ListParagraph"/>
        <w:numPr>
          <w:ilvl w:val="0"/>
          <w:numId w:val="13"/>
        </w:numPr>
        <w:spacing w:after="0" w:line="240" w:lineRule="auto"/>
        <w:contextualSpacing w:val="0"/>
        <w:rPr>
          <w:ins w:id="77" w:author="Savara, Aditya Ashi" w:date="2021-05-07T15:03:00Z"/>
          <w:rFonts w:eastAsia="Times New Roman"/>
        </w:rPr>
      </w:pPr>
      <w:ins w:id="78" w:author="Savara, Aditya Ashi" w:date="2021-05-07T15:03:00Z">
        <w:r>
          <w:rPr>
            <w:rFonts w:eastAsia="Times New Roman"/>
          </w:rPr>
          <w:lastRenderedPageBreak/>
          <w:t xml:space="preserve">Also start using some reference file threshold filtering . </w:t>
        </w:r>
      </w:ins>
    </w:p>
    <w:p w14:paraId="463473A9" w14:textId="568D91F3" w:rsidR="00AA7464" w:rsidRDefault="00AA7464" w:rsidP="00AA7464">
      <w:pPr>
        <w:pStyle w:val="ListParagraph"/>
        <w:numPr>
          <w:ilvl w:val="1"/>
          <w:numId w:val="13"/>
        </w:numPr>
        <w:spacing w:after="0" w:line="240" w:lineRule="auto"/>
        <w:contextualSpacing w:val="0"/>
        <w:rPr>
          <w:ins w:id="79" w:author="Savara, Aditya Ashi" w:date="2021-05-07T15:04:00Z"/>
          <w:rFonts w:eastAsia="Times New Roman"/>
        </w:rPr>
      </w:pPr>
      <w:ins w:id="80" w:author="Savara, Aditya Ashi" w:date="2021-05-07T15:03:00Z">
        <w:r>
          <w:rPr>
            <w:rFonts w:eastAsia="Times New Roman"/>
          </w:rPr>
          <w:t>UserChoices['minimalReferenceValue']['referenceValueThreshold'] = [1.0]  #this is what I am suggesting that you use.</w:t>
        </w:r>
      </w:ins>
    </w:p>
    <w:p w14:paraId="1025026E" w14:textId="496F7E49" w:rsidR="00AA7464" w:rsidRDefault="00AA7464" w:rsidP="00AA7464">
      <w:pPr>
        <w:pStyle w:val="ListParagraph"/>
        <w:numPr>
          <w:ilvl w:val="0"/>
          <w:numId w:val="13"/>
        </w:numPr>
        <w:spacing w:after="0" w:line="240" w:lineRule="auto"/>
        <w:contextualSpacing w:val="0"/>
        <w:rPr>
          <w:ins w:id="81" w:author="Savara, Aditya Ashi" w:date="2021-05-07T15:03:00Z"/>
          <w:rFonts w:eastAsia="Times New Roman"/>
        </w:rPr>
      </w:pPr>
      <w:ins w:id="82" w:author="Savara, Aditya Ashi" w:date="2021-05-07T15:04:00Z">
        <w:r>
          <w:rPr>
            <w:rFonts w:eastAsia="Times New Roman"/>
          </w:rPr>
          <w:t>If the application warrants doing so, include more sophisticated features of MSRESOLVE, such as</w:t>
        </w:r>
      </w:ins>
      <w:ins w:id="83" w:author="Savara, Aditya Ashi" w:date="2021-05-07T15:05:00Z">
        <w:r>
          <w:rPr>
            <w:rFonts w:eastAsia="Times New Roman"/>
          </w:rPr>
          <w:t xml:space="preserve"> mass spectrum tuning correction.</w:t>
        </w:r>
      </w:ins>
    </w:p>
    <w:p w14:paraId="2B6F0DB0" w14:textId="404CAE9D" w:rsidR="008110F7" w:rsidRDefault="008110F7" w:rsidP="00491E9F">
      <w:pPr>
        <w:pStyle w:val="Heading2"/>
      </w:pPr>
      <w:r w:rsidRPr="008110F7">
        <w:t>Mass Spectrometry</w:t>
      </w:r>
      <w:r>
        <w:t>:</w:t>
      </w:r>
      <w:bookmarkEnd w:id="1"/>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Conceptually Ma</w:t>
      </w:r>
      <w:bookmarkStart w:id="84" w:name="_Hlk71284116"/>
      <w:r w:rsidR="00B80EC3">
        <w:t xml:space="preserve">ss Spectrometry functions by ionizing molecules and </w:t>
      </w:r>
      <w:r w:rsidR="001219CF">
        <w:t xml:space="preserve">then, </w:t>
      </w:r>
      <w:r w:rsidR="00B80EC3">
        <w:t xml:space="preserve">by </w:t>
      </w:r>
      <w:r w:rsidR="001219CF">
        <w:t xml:space="preserve">taking advantage of the unique </w:t>
      </w:r>
      <w:bookmarkEnd w:id="84"/>
      <w:r w:rsidR="001219CF">
        <w:t>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85" w:name="_Toc519240323"/>
      <w:r w:rsidRPr="008110F7">
        <w:t>MSRE</w:t>
      </w:r>
      <w:r w:rsidR="00491E9F">
        <w:t>S</w:t>
      </w:r>
      <w:r w:rsidRPr="008110F7">
        <w:t>OLVE</w:t>
      </w:r>
      <w:bookmarkEnd w:id="85"/>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JDXConverter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lastRenderedPageBreak/>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86" w:name="_Toc519240324"/>
      <w:r w:rsidRPr="004E4B33">
        <w:t>MSRESOLVE</w:t>
      </w:r>
      <w:r w:rsidR="00763F39">
        <w:t xml:space="preserve"> Purpose</w:t>
      </w:r>
      <w:bookmarkEnd w:id="86"/>
    </w:p>
    <w:p w14:paraId="553EA0B1" w14:textId="77777777" w:rsidR="003A1372" w:rsidRDefault="004E4B33">
      <w:r>
        <w:t xml:space="preserve">The MSRESOLVE program </w:t>
      </w:r>
      <w:r w:rsidR="003A1372">
        <w:t>takes three</w:t>
      </w:r>
      <w:r>
        <w:t xml:space="preserve"> inpu</w:t>
      </w:r>
      <w:r w:rsidR="003A1372">
        <w:t>ts</w:t>
      </w:r>
      <w:r w:rsidR="002D4C41">
        <w:t>;</w:t>
      </w:r>
      <w:r w:rsidR="003A1372">
        <w:t xml:space="preserve"> a reference sheet (including reference fragmentation patterns), the raw signals from mass spectrometry and a text file detailing multiple options/choices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search..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w:lastRenderedPageBreak/>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FA4E14" w:rsidRPr="002701DE" w:rsidRDefault="00FA4E14">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FA4E14" w:rsidRPr="002701DE" w:rsidRDefault="00FA4E14">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lastRenderedPageBreak/>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Finally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as a way to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FA4E14" w:rsidRDefault="00FA4E14">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FA4E14" w:rsidRDefault="00FA4E14">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FA4E14" w:rsidRDefault="00FA4E14">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FA4E14" w:rsidRDefault="00FA4E14">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87" w:name="_Toc519240325"/>
      <w:r>
        <w:lastRenderedPageBreak/>
        <w:t>MSRESOLVE Quickstart Tutorial</w:t>
      </w:r>
      <w:bookmarkEnd w:id="87"/>
      <w:r>
        <w:t xml:space="preserve"> </w:t>
      </w:r>
    </w:p>
    <w:p w14:paraId="4C5A2B2A" w14:textId="77777777" w:rsidR="00763F39" w:rsidRDefault="00763F39" w:rsidP="00763F39"/>
    <w:p w14:paraId="3A36BACE" w14:textId="77777777" w:rsidR="00530AC9" w:rsidRPr="00A63A72" w:rsidRDefault="00530AC9" w:rsidP="00763F39">
      <w:r>
        <w:t>Included with the MSRESOLVE program is a “Tutorial” Directory. The word document in that directory will guide you through a first time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88" w:name="_Toc519240326"/>
      <w:r>
        <w:t>Overview of Functions and Capabilities</w:t>
      </w:r>
      <w:bookmarkEnd w:id="88"/>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r w:rsidRPr="005A7165">
        <w:t>Thus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89" w:name="_Toc519240327"/>
      <w:r>
        <w:t>Miscellaneous:</w:t>
      </w:r>
      <w:bookmarkEnd w:id="89"/>
    </w:p>
    <w:p w14:paraId="2720A1E2" w14:textId="77777777" w:rsidR="002F6832" w:rsidRPr="002F6832" w:rsidRDefault="00CD0CAE" w:rsidP="00CD0CAE">
      <w:pPr>
        <w:pStyle w:val="ListParagraph"/>
        <w:numPr>
          <w:ilvl w:val="0"/>
          <w:numId w:val="5"/>
        </w:numPr>
        <w:rPr>
          <w:b/>
        </w:rPr>
      </w:pPr>
      <w:r>
        <w:rPr>
          <w:u w:val="single"/>
        </w:rPr>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90" w:name="_Toc519240328"/>
      <w:commentRangeStart w:id="91"/>
      <w:commentRangeStart w:id="92"/>
      <w:r w:rsidRPr="00491E9F">
        <w:rPr>
          <w:rStyle w:val="Heading2Char"/>
        </w:rPr>
        <w:t>Preprocessing</w:t>
      </w:r>
      <w:bookmarkEnd w:id="90"/>
      <w:commentRangeEnd w:id="91"/>
      <w:r w:rsidR="00D72729">
        <w:rPr>
          <w:rStyle w:val="CommentReference"/>
        </w:rPr>
        <w:commentReference w:id="91"/>
      </w:r>
      <w:r w:rsidRPr="009F485C">
        <w:rPr>
          <w:b/>
        </w:rPr>
        <w:t>:</w:t>
      </w:r>
      <w:commentRangeStart w:id="93"/>
      <w:r w:rsidRPr="009F485C">
        <w:rPr>
          <w:b/>
        </w:rPr>
        <w:t xml:space="preserve"> </w:t>
      </w:r>
      <w:commentRangeEnd w:id="93"/>
      <w:r w:rsidR="003A76C6">
        <w:rPr>
          <w:rStyle w:val="CommentReference"/>
        </w:rPr>
        <w:commentReference w:id="93"/>
      </w:r>
      <w:commentRangeEnd w:id="92"/>
      <w:r w:rsidR="0089275C">
        <w:rPr>
          <w:rStyle w:val="CommentReference"/>
        </w:rPr>
        <w:commentReference w:id="92"/>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lastRenderedPageBreak/>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one time range.</w:t>
      </w:r>
    </w:p>
    <w:p w14:paraId="658524CA" w14:textId="77777777" w:rsidR="00577EB3" w:rsidRPr="00CC7D71" w:rsidRDefault="00577EB3" w:rsidP="00577EB3">
      <w:pPr>
        <w:pStyle w:val="ListParagraph"/>
        <w:numPr>
          <w:ilvl w:val="2"/>
          <w:numId w:val="3"/>
        </w:numPr>
      </w:pPr>
      <w:r w:rsidRPr="00CC7D71">
        <w:t>BaselineType: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particular mass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Restricitons for the brute solcing method. </w:t>
      </w:r>
    </w:p>
    <w:p w14:paraId="4AF92271" w14:textId="77777777" w:rsidR="00FE04D3" w:rsidRPr="00E6593F" w:rsidRDefault="00FE04D3" w:rsidP="00FE04D3">
      <w:pPr>
        <w:pStyle w:val="ListParagraph"/>
        <w:numPr>
          <w:ilvl w:val="2"/>
          <w:numId w:val="3"/>
        </w:numPr>
        <w:rPr>
          <w:u w:val="single"/>
        </w:rPr>
      </w:pPr>
      <w:r w:rsidRPr="00E6593F">
        <w:t>Lower/upperBound</w:t>
      </w:r>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sets the size of the increments for Brute (e.g., if we said  0.01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particular molecules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94"/>
      <w:commentRangeStart w:id="95"/>
      <w:r w:rsidR="005D36C6" w:rsidRPr="00647288">
        <w:rPr>
          <w:noProof/>
        </w:rPr>
        <w:t xml:space="preserve">specify </w:t>
      </w:r>
      <w:commentRangeEnd w:id="94"/>
      <w:r w:rsidR="00874578">
        <w:rPr>
          <w:rStyle w:val="CommentReference"/>
        </w:rPr>
        <w:commentReference w:id="94"/>
      </w:r>
      <w:commentRangeEnd w:id="95"/>
      <w:r w:rsidR="00E6593F">
        <w:rPr>
          <w:rStyle w:val="CommentReference"/>
        </w:rPr>
        <w:commentReference w:id="95"/>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lastRenderedPageBreak/>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96" w:name="_Toc519240329"/>
      <w:r w:rsidRPr="00491E9F">
        <w:t>Data</w:t>
      </w:r>
      <w:r w:rsidRPr="009F485C">
        <w:t xml:space="preserve"> Analysis:</w:t>
      </w:r>
      <w:bookmarkEnd w:id="96"/>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(ssr):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(sar):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w:lastRenderedPageBreak/>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FA4E14" w:rsidRDefault="00FA4E14">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FA4E14" w:rsidRDefault="00FA4E14">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97" w:name="_Toc519240330"/>
      <w:r w:rsidRPr="00953E5D">
        <w:t>Preprocessing</w:t>
      </w:r>
      <w:bookmarkEnd w:id="97"/>
    </w:p>
    <w:p w14:paraId="4AB21FDC" w14:textId="77777777" w:rsidR="005A24F9" w:rsidRPr="00953E5D" w:rsidRDefault="00953E5D" w:rsidP="00491E9F">
      <w:pPr>
        <w:pStyle w:val="Heading2"/>
      </w:pPr>
      <w:bookmarkStart w:id="98" w:name="_Toc519240331"/>
      <w:commentRangeStart w:id="99"/>
      <w:r w:rsidRPr="00953E5D">
        <w:t>Time Range</w:t>
      </w:r>
      <w:r w:rsidR="003133B5" w:rsidRPr="00953E5D">
        <w:t>:</w:t>
      </w:r>
      <w:commentRangeEnd w:id="99"/>
      <w:r w:rsidR="00BB29EF">
        <w:rPr>
          <w:rStyle w:val="CommentReference"/>
        </w:rPr>
        <w:commentReference w:id="99"/>
      </w:r>
      <w:bookmarkEnd w:id="98"/>
    </w:p>
    <w:p w14:paraId="2E7D2219" w14:textId="77777777" w:rsidR="005A24F9" w:rsidRDefault="003133B5">
      <w:r>
        <w:t xml:space="preserve">The first option is to either analyze all of the raw signals or only the raw signals within a certain time range. </w:t>
      </w:r>
      <w:r w:rsidR="00E20B4B">
        <w:t xml:space="preserve">The user should choose a time range that includes all relevant concentration changes without any </w:t>
      </w:r>
      <w:r w:rsidR="00E20B4B">
        <w:lastRenderedPageBreak/>
        <w:t>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Additionally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00" w:name="_Toc519240332"/>
      <w:r w:rsidRPr="009C1193">
        <w:t>Background Mass Fragments</w:t>
      </w:r>
      <w:bookmarkEnd w:id="100"/>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r w:rsidR="00E40BA2">
        <w:lastRenderedPageBreak/>
        <w:t>BackGroundMassFragments method was instituted</w:t>
      </w:r>
      <w:r w:rsidR="00D656DA">
        <w:t xml:space="preserve">. The BackGroundMassFragments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FA4E14" w:rsidRDefault="00FA4E14">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FA4E14" w:rsidRDefault="00FA4E14">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FA4E14" w:rsidRDefault="00FA4E14">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FA4E14" w:rsidRDefault="00FA4E14">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01" w:name="_Toc519240333"/>
      <w:r w:rsidRPr="009C1193">
        <w:lastRenderedPageBreak/>
        <w:t>Correction coefficients:</w:t>
      </w:r>
      <w:bookmarkEnd w:id="101"/>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By graphing the mass fragments at known concentrations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determine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02" w:name="_Toc519240334"/>
      <w:r w:rsidRPr="00953E5D">
        <w:t>Chosen Mass Fragments:</w:t>
      </w:r>
      <w:bookmarkEnd w:id="102"/>
      <w:r w:rsidRPr="00953E5D">
        <w:t xml:space="preserve"> </w:t>
      </w:r>
    </w:p>
    <w:p w14:paraId="0E60A2F6" w14:textId="77777777" w:rsidR="005D3190" w:rsidRDefault="005D3190">
      <w:r>
        <w:t>A user ma</w:t>
      </w:r>
      <w:r w:rsidR="00D273DC">
        <w:t>y not always wish to use all recorded mass fragments in calculating the mass spectroscopy computations. Some mass fragments may be of minimal importance and detract from the accuracy of concentration computations with their inclusion. Additionally some mass fragments may correlate with molecules that the user does not wish to evaluate</w:t>
      </w:r>
      <w:r w:rsidR="00B02E05">
        <w:t xml:space="preserve"> or to display. Thus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FA4E14" w:rsidRDefault="00FA4E14">
                            <w:r>
                              <w:t>No fragments are selected in the code (above)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FA4E14" w:rsidRDefault="00FA4E14">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FA4E14" w:rsidRDefault="00FA4E14">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FA4E14" w:rsidRDefault="00FA4E14">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103" w:name="_Toc519240335"/>
      <w:r w:rsidRPr="009C1193">
        <w:t>Background Fragments</w:t>
      </w:r>
      <w:r w:rsidR="009C1193" w:rsidRPr="009C1193">
        <w:t xml:space="preserve"> Baseline:</w:t>
      </w:r>
      <w:bookmarkEnd w:id="103"/>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FA4E14" w:rsidRDefault="00FA4E14">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FA4E14" w:rsidRDefault="00FA4E14">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FA4E14" w:rsidRDefault="00FA4E14">
                            <w:r>
                              <w:t>The new raw data (right) after the background corrections are performed (above).</w:t>
                            </w:r>
                          </w:p>
                          <w:p w14:paraId="6F443ECB" w14:textId="77777777" w:rsidR="00FA4E14" w:rsidRDefault="00FA4E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FA4E14" w:rsidRDefault="00FA4E14">
                      <w:r>
                        <w:t>The new raw data (right) after the background corrections are performed (above).</w:t>
                      </w:r>
                    </w:p>
                    <w:p w14:paraId="6F443ECB" w14:textId="77777777" w:rsidR="00FA4E14" w:rsidRDefault="00FA4E14"/>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104" w:name="_Toc519240336"/>
      <w:r w:rsidRPr="00E85201">
        <w:t>Data Range Specifier:</w:t>
      </w:r>
      <w:bookmarkEnd w:id="104"/>
      <w:r w:rsidRPr="00E85201">
        <w:t xml:space="preserve"> </w:t>
      </w:r>
    </w:p>
    <w:p w14:paraId="4BE05FFD" w14:textId="77777777" w:rsidR="00A66239" w:rsidRDefault="004E3022">
      <w:r>
        <w:t>The Data Range Specifier enables the user to determine the maximum rate of change for mass spectrometer data. By default the MSRESOLVE program prevents mass spectrometer data from increasing by more than two fold. However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are applied at all times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FA4E14" w:rsidRDefault="00FA4E14">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FA4E14" w:rsidRDefault="00FA4E14">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105" w:name="_Toc519240337"/>
      <w:commentRangeStart w:id="106"/>
      <w:r>
        <w:t>Marginal Change Restrictor</w:t>
      </w:r>
      <w:commentRangeEnd w:id="106"/>
      <w:r w:rsidR="0012172B">
        <w:rPr>
          <w:rStyle w:val="CommentReference"/>
          <w:rFonts w:asciiTheme="minorHAnsi" w:eastAsiaTheme="minorEastAsia" w:hAnsiTheme="minorHAnsi" w:cstheme="minorBidi"/>
          <w:b w:val="0"/>
          <w:bCs w:val="0"/>
          <w:u w:val="none"/>
        </w:rPr>
        <w:commentReference w:id="106"/>
      </w:r>
      <w:bookmarkEnd w:id="105"/>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931256"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107" w:name="_Toc505426119"/>
      <w:bookmarkStart w:id="108" w:name="_Toc519240338"/>
      <w:r>
        <w:t>Reference Pattern Changer</w:t>
      </w:r>
      <w:r w:rsidRPr="00953E5D">
        <w:t xml:space="preserve">: </w:t>
      </w:r>
    </w:p>
    <w:p w14:paraId="3BF8D83D" w14:textId="6AABA45B" w:rsidR="004B7681" w:rsidRDefault="004B7681" w:rsidP="004B7681">
      <w:r>
        <w:t>The reference pattern changer feature uses the function ExtractReferencePatternFromData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This feature is useful when the ratio between two signals differ within different time ranges.  The user can extract the ratio in one time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107"/>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FA4E14" w:rsidRDefault="00FA4E14">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FA4E14" w:rsidRDefault="00FA4E14">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FA4E14" w:rsidRDefault="00FA4E14">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FA4E14" w:rsidRDefault="00FA4E14">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r w:rsidR="00492414">
        <w:t xml:space="preserve">and in this example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Suppose the NIST reference files might not have the same response as our mass spectrometer.  So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r w:rsidR="004B7681">
        <w:t>So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fragment then he/she should use the syntax on the </w:t>
      </w:r>
      <w:r w:rsidR="005636E7">
        <w:t>top.</w:t>
      </w:r>
      <w:r w:rsidR="006C0527">
        <w:t xml:space="preserve">  If the user wishes to change more than one molecule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109" w:name="_Toc519240339"/>
      <w:bookmarkEnd w:id="108"/>
      <w:r w:rsidRPr="009C1193">
        <w:t>Mass Fragmentation Threshold:</w:t>
      </w:r>
      <w:bookmarkEnd w:id="109"/>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pattern</w:t>
      </w:r>
      <w:r w:rsidR="00C95057">
        <w:t>s</w:t>
      </w:r>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FA4E14" w:rsidRDefault="00FA4E14">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49"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" fillcolor="white [3201]" strokeweight=".5pt">
                <v:path arrowok="t"/>
                <v:textbo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FA4E14" w:rsidRDefault="00FA4E14">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FA4E14" w:rsidRDefault="00FA4E14">
                            <w:r>
                              <w:t>(Reft)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0"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LN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XhorSWUO+wsC91sOsNvKyR8zpx/YBaHETsDF4y/x49UgFWC/kTJGuyf994DHmcEpZQ0ONwFdb83&#10;zApK1A+N0/M1G4/DNoiX8dlkhBd7LFkeS/SmvgZsnQxXmeHxGPBeDUdpoX7CPTQLXlHENEffBfXD&#10;8dp3Kwf3GBezWQTh/Bvm53ph+DBQodEe2ydmTd/oHkfkDoY1wPJX/d5hQ4E0zDYeZBWHIRDdsdoX&#10;AHdH7Ph+z4XldHyPqMM2nv4F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CnwEs2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FA4E14" w:rsidRDefault="00FA4E14">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1"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" fillcolor="white [3201]" strokeweight=".5pt">
                <v:path arrowok="t"/>
                <v:textbo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110" w:name="_Toc519240340"/>
      <w:r w:rsidRPr="009C1193">
        <w:rPr>
          <w:noProof/>
        </w:rPr>
        <w:t>Data Threshold Chooser</w:t>
      </w:r>
      <w:r w:rsidR="009C1193">
        <w:rPr>
          <w:noProof/>
        </w:rPr>
        <w:t>:</w:t>
      </w:r>
      <w:bookmarkEnd w:id="110"/>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FA4E14" w:rsidRDefault="00FA4E14">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52"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" fillcolor="white [3201]" strokeweight=".5pt">
                <v:path arrowok="t"/>
                <v:textbox>
                  <w:txbxContent>
                    <w:p w14:paraId="0B40E022" w14:textId="77777777" w:rsidR="00FA4E14" w:rsidRDefault="00FA4E14">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FA4E14" w:rsidRDefault="00FA4E14">
                            <w:r>
                              <w:t xml:space="preserve">(above) setting the Data Threshold to .05 generates results (left) which demonstrates a higher level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53"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C9fGhp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FA4E14" w:rsidRDefault="00FA4E14">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54"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NVNnv+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111" w:name="_Toc519240341"/>
      <w:r w:rsidRPr="009C1193">
        <w:rPr>
          <w:noProof/>
        </w:rPr>
        <w:t>Data Smoothing:</w:t>
      </w:r>
      <w:bookmarkEnd w:id="111"/>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datasmoothing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time period,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as </w:t>
      </w:r>
      <w:r w:rsidR="008A7198">
        <w:t xml:space="preserve">a </w:t>
      </w:r>
      <w:r w:rsidR="00D94BA6">
        <w:t>whole all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However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112" w:name="_Toc519240342"/>
      <w:r w:rsidRPr="00A62E1A">
        <w:t>Raw Signal Thresholds</w:t>
      </w:r>
      <w:r>
        <w:t>:</w:t>
      </w:r>
      <w:bookmarkEnd w:id="112"/>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FA4E14" w:rsidRDefault="00FA4E14">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55"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DQ7Q5+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FA4E14" w:rsidRDefault="00FA4E14">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FA4E14" w:rsidRDefault="00FA4E14">
                            <w:r>
                              <w:t xml:space="preserve">(right): the calculated relative signals displaying the effects of using the Raw Signal Threshold. (Below):the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56"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" fillcolor="white [3201]" strokeweight=".5pt">
                <v:path arrowok="t"/>
                <v:textbox>
                  <w:txbxContent>
                    <w:p w14:paraId="72AE7261" w14:textId="77777777" w:rsidR="00FA4E14" w:rsidRDefault="00FA4E14">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fragments signal. Thus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FA4E14" w:rsidRDefault="00FA4E14">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57"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" fillcolor="white [3201]" strokeweight=".5pt">
                <v:path arrowok="t"/>
                <v:textbox>
                  <w:txbxContent>
                    <w:p w14:paraId="69E4526B" w14:textId="77777777" w:rsidR="00FA4E14" w:rsidRDefault="00FA4E14">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113" w:name="_Toc519240343"/>
      <w:r w:rsidRPr="009C1193">
        <w:t>Negative Analyzer</w:t>
      </w:r>
      <w:r w:rsidR="00E1132B" w:rsidRPr="009C1193">
        <w:t>:</w:t>
      </w:r>
      <w:bookmarkEnd w:id="113"/>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FA4E14" w:rsidRDefault="00FA4E14">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58"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" fillcolor="white [3201]" strokeweight=".5pt">
                <v:path arrowok="t"/>
                <v:textbox>
                  <w:txbxContent>
                    <w:p w14:paraId="24FD05E1" w14:textId="77777777" w:rsidR="00FA4E14" w:rsidRDefault="00FA4E14">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114" w:name="_Toc519240344"/>
      <w:r w:rsidRPr="009C1193">
        <w:t>Data Analysis</w:t>
      </w:r>
      <w:r>
        <w:t>:</w:t>
      </w:r>
      <w:bookmarkEnd w:id="114"/>
    </w:p>
    <w:p w14:paraId="4DA3518D" w14:textId="77777777" w:rsidR="009C1193" w:rsidRPr="009C1193" w:rsidRDefault="009C1193">
      <w:pPr>
        <w:rPr>
          <w:b/>
        </w:rPr>
      </w:pPr>
    </w:p>
    <w:p w14:paraId="0D7C7987" w14:textId="7D5DB3F6"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the ,currently unknown,  calculated signals relative to CO. The point of the data analysis section is to solve this system of equations. </w:t>
      </w:r>
    </w:p>
    <w:p w14:paraId="18F06938" w14:textId="47319B1F" w:rsidR="003F48A1" w:rsidRPr="003C2A1E" w:rsidRDefault="003F48A1" w:rsidP="003F48A1">
      <w:pPr>
        <w:rPr>
          <w:ins w:id="115" w:author="Rogers, Alexander M." w:date="2018-10-15T15:57:00Z"/>
        </w:rPr>
      </w:pPr>
      <w:ins w:id="116" w:author="Rogers, Alexander M." w:date="2018-10-15T15:57:00Z">
        <w:r w:rsidRPr="00BD389E">
          <w:rPr>
            <w:noProof/>
          </w:rPr>
          <mc:AlternateContent>
            <mc:Choice Requires="wps">
              <w:drawing>
                <wp:anchor distT="45720" distB="45720" distL="114300" distR="114300" simplePos="0" relativeHeight="251825152" behindDoc="1" locked="0" layoutInCell="1" allowOverlap="1" wp14:anchorId="38909552" wp14:editId="066E9106">
                  <wp:simplePos x="0" y="0"/>
                  <wp:positionH relativeFrom="column">
                    <wp:posOffset>3314700</wp:posOffset>
                  </wp:positionH>
                  <wp:positionV relativeFrom="paragraph">
                    <wp:posOffset>1181100</wp:posOffset>
                  </wp:positionV>
                  <wp:extent cx="828675" cy="1404620"/>
                  <wp:effectExtent l="0" t="0" r="952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solidFill>
                            <a:srgbClr val="FFFFFF"/>
                          </a:solidFill>
                          <a:ln w="9525">
                            <a:noFill/>
                            <a:miter lim="800000"/>
                            <a:headEnd/>
                            <a:tailEnd/>
                          </a:ln>
                        </wps:spPr>
                        <wps:txbx>
                          <w:txbxContent>
                            <w:p w14:paraId="13D404D7" w14:textId="77777777" w:rsidR="00FA4E14" w:rsidRDefault="00FA4E14" w:rsidP="003F48A1">
                              <w:r>
                                <w:t>Raw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09552" id="_x0000_s1059" type="#_x0000_t202" style="position:absolute;margin-left:261pt;margin-top:93pt;width:65.25pt;height:110.6pt;z-index:-25149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" stroked="f">
                  <v:textbox style="mso-fit-shape-to-text:t">
                    <w:txbxContent>
                      <w:p w14:paraId="13D404D7" w14:textId="77777777" w:rsidR="00FA4E14" w:rsidRDefault="00FA4E14" w:rsidP="003F48A1">
                        <w:r>
                          <w:t>Raw Signal</w:t>
                        </w:r>
                      </w:p>
                    </w:txbxContent>
                  </v:textbox>
                </v:shape>
              </w:pict>
            </mc:Fallback>
          </mc:AlternateContent>
        </w:r>
        <w:r w:rsidRPr="00BD389E">
          <w:rPr>
            <w:noProof/>
          </w:rPr>
          <mc:AlternateContent>
            <mc:Choice Requires="wps">
              <w:drawing>
                <wp:anchor distT="45720" distB="45720" distL="114300" distR="114300" simplePos="0" relativeHeight="251824128" behindDoc="1" locked="0" layoutInCell="1" allowOverlap="1" wp14:anchorId="7FC83420" wp14:editId="5604A224">
                  <wp:simplePos x="0" y="0"/>
                  <wp:positionH relativeFrom="column">
                    <wp:posOffset>2324100</wp:posOffset>
                  </wp:positionH>
                  <wp:positionV relativeFrom="paragraph">
                    <wp:posOffset>1190625</wp:posOffset>
                  </wp:positionV>
                  <wp:extent cx="1076325" cy="1404620"/>
                  <wp:effectExtent l="0" t="0" r="9525" b="12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3A2EE3E3" w14:textId="77777777" w:rsidR="00FA4E14" w:rsidRDefault="00FA4E14" w:rsidP="003F48A1">
                              <w:pPr>
                                <w:jc w:val="center"/>
                              </w:pPr>
                              <w:r>
                                <w:t>Signal Relative to 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83420" id="_x0000_s1060" type="#_x0000_t202" style="position:absolute;margin-left:183pt;margin-top:93.75pt;width:84.75pt;height:110.6pt;z-index:-251492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" stroked="f">
                  <v:textbox style="mso-fit-shape-to-text:t">
                    <w:txbxContent>
                      <w:p w14:paraId="3A2EE3E3" w14:textId="77777777" w:rsidR="00FA4E14" w:rsidRDefault="00FA4E14" w:rsidP="003F48A1">
                        <w:pPr>
                          <w:jc w:val="center"/>
                        </w:pPr>
                        <w:r>
                          <w:t>Signal Relative to CO</w:t>
                        </w:r>
                      </w:p>
                    </w:txbxContent>
                  </v:textbox>
                </v:shape>
              </w:pict>
            </mc:Fallback>
          </mc:AlternateContent>
        </w:r>
        <w:r w:rsidRPr="00BD389E">
          <w:rPr>
            <w:noProof/>
          </w:rPr>
          <mc:AlternateContent>
            <mc:Choice Requires="wps">
              <w:drawing>
                <wp:anchor distT="45720" distB="45720" distL="114300" distR="114300" simplePos="0" relativeHeight="251826176" behindDoc="1" locked="0" layoutInCell="1" allowOverlap="1" wp14:anchorId="45BCF3AA" wp14:editId="336AFCCC">
                  <wp:simplePos x="0" y="0"/>
                  <wp:positionH relativeFrom="column">
                    <wp:posOffset>466725</wp:posOffset>
                  </wp:positionH>
                  <wp:positionV relativeFrom="paragraph">
                    <wp:posOffset>1095375</wp:posOffset>
                  </wp:positionV>
                  <wp:extent cx="1704975" cy="34290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42900"/>
                          </a:xfrm>
                          <a:prstGeom prst="rect">
                            <a:avLst/>
                          </a:prstGeom>
                          <a:solidFill>
                            <a:srgbClr val="FFFFFF"/>
                          </a:solidFill>
                          <a:ln w="9525">
                            <a:noFill/>
                            <a:miter lim="800000"/>
                            <a:headEnd/>
                            <a:tailEnd/>
                          </a:ln>
                        </wps:spPr>
                        <wps:txbx>
                          <w:txbxContent>
                            <w:p w14:paraId="1C60216A" w14:textId="77777777" w:rsidR="00FA4E14" w:rsidRPr="00BD389E" w:rsidRDefault="00FA4E14">
                              <w:pPr>
                                <w:jc w:val="both"/>
                                <w:rPr>
                                  <w:sz w:val="24"/>
                                </w:rPr>
                                <w:pPrChange w:id="117" w:author="Rogers, Alexander M." w:date="2018-10-15T15:57:00Z">
                                  <w:pPr/>
                                </w:pPrChange>
                              </w:pPr>
                              <w:r w:rsidRPr="00BD389E">
                                <w:rPr>
                                  <w:sz w:val="24"/>
                                </w:rPr>
                                <w:t>C = Correction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CF3AA" id="_x0000_s1061" type="#_x0000_t202" style="position:absolute;margin-left:36.75pt;margin-top:86.25pt;width:134.25pt;height:27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snJAIAACQEAAAOAAAAZHJzL2Uyb0RvYy54bWysU9uO2yAQfa/Uf0C8N3a8SbO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" stroked="f">
                  <v:textbox>
                    <w:txbxContent>
                      <w:p w14:paraId="1C60216A" w14:textId="77777777" w:rsidR="00FA4E14" w:rsidRPr="00BD389E" w:rsidRDefault="00FA4E14">
                        <w:pPr>
                          <w:jc w:val="both"/>
                          <w:rPr>
                            <w:sz w:val="24"/>
                          </w:rPr>
                          <w:pPrChange w:id="118" w:author="Rogers, Alexander M." w:date="2018-10-15T15:57:00Z">
                            <w:pPr/>
                          </w:pPrChange>
                        </w:pPr>
                        <w:r w:rsidRPr="00BD389E">
                          <w:rPr>
                            <w:sz w:val="24"/>
                          </w:rPr>
                          <w:t>C = Correction Value</w:t>
                        </w:r>
                      </w:p>
                    </w:txbxContent>
                  </v:textbox>
                </v:shape>
              </w:pict>
            </mc:Fallback>
          </mc:AlternateContent>
        </w:r>
      </w:ins>
    </w:p>
    <w:p w14:paraId="5A01425D" w14:textId="77777777" w:rsidR="003F48A1" w:rsidRPr="003F48A1" w:rsidRDefault="00FA4E14" w:rsidP="003F48A1">
      <w:pPr>
        <w:rPr>
          <w:ins w:id="119" w:author="Rogers, Alexander M." w:date="2018-10-15T15:57:00Z"/>
          <w:sz w:val="28"/>
        </w:rPr>
      </w:pPr>
      <m:oMathPara>
        <m:oMathParaPr>
          <m:jc m:val="left"/>
        </m:oMathParaPr>
        <m:oMath>
          <m:d>
            <m:dPr>
              <m:begChr m:val="["/>
              <m:endChr m:val="]"/>
              <m:ctrlPr>
                <w:ins w:id="120" w:author="Rogers, Alexander M." w:date="2018-10-15T15:57:00Z">
                  <w:rPr>
                    <w:rFonts w:ascii="Cambria Math" w:hAnsi="Cambria Math"/>
                    <w:i/>
                    <w:sz w:val="28"/>
                  </w:rPr>
                </w:ins>
              </m:ctrlPr>
            </m:dPr>
            <m:e>
              <m:m>
                <m:mPr>
                  <m:mcs>
                    <m:mc>
                      <m:mcPr>
                        <m:count m:val="3"/>
                        <m:mcJc m:val="center"/>
                      </m:mcPr>
                    </m:mc>
                  </m:mcs>
                  <m:ctrlPr>
                    <w:ins w:id="121" w:author="Rogers, Alexander M." w:date="2018-10-15T15:57:00Z">
                      <w:rPr>
                        <w:rFonts w:ascii="Cambria Math" w:hAnsi="Cambria Math"/>
                        <w:i/>
                        <w:sz w:val="28"/>
                      </w:rPr>
                    </w:ins>
                  </m:ctrlPr>
                </m:mPr>
                <m:mr>
                  <m:e>
                    <m:sSup>
                      <m:sSupPr>
                        <m:ctrlPr>
                          <w:ins w:id="122" w:author="Rogers, Alexander M." w:date="2018-10-15T15:57:00Z">
                            <w:rPr>
                              <w:rFonts w:ascii="Cambria Math" w:hAnsi="Cambria Math"/>
                              <w:i/>
                              <w:sz w:val="28"/>
                            </w:rPr>
                          </w:ins>
                        </m:ctrlPr>
                      </m:sSupPr>
                      <m:e>
                        <m:sSub>
                          <m:sSubPr>
                            <m:ctrlPr>
                              <w:ins w:id="123" w:author="Rogers, Alexander M." w:date="2018-10-15T15:57:00Z">
                                <w:rPr>
                                  <w:rFonts w:ascii="Cambria Math" w:hAnsi="Cambria Math"/>
                                  <w:i/>
                                  <w:sz w:val="28"/>
                                </w:rPr>
                              </w:ins>
                            </m:ctrlPr>
                          </m:sSubPr>
                          <m:e>
                            <m:r>
                              <w:ins w:id="124" w:author="Rogers, Alexander M." w:date="2018-10-15T15:57:00Z">
                                <w:rPr>
                                  <w:rFonts w:ascii="Cambria Math" w:hAnsi="Cambria Math"/>
                                  <w:sz w:val="28"/>
                                </w:rPr>
                                <m:t>C</m:t>
                              </w:ins>
                            </m:r>
                          </m:e>
                          <m:sub>
                            <m:r>
                              <w:ins w:id="125" w:author="Rogers, Alexander M." w:date="2018-10-15T15:57:00Z">
                                <w:rPr>
                                  <w:rFonts w:ascii="Cambria Math" w:hAnsi="Cambria Math"/>
                                  <w:sz w:val="28"/>
                                </w:rPr>
                                <m:t>x-m12</m:t>
                              </w:ins>
                            </m:r>
                          </m:sub>
                        </m:sSub>
                      </m:e>
                      <m:sup>
                        <m:r>
                          <w:ins w:id="126" w:author="Rogers, Alexander M." w:date="2018-10-15T15:57:00Z">
                            <w:rPr>
                              <w:rFonts w:ascii="Cambria Math" w:hAnsi="Cambria Math"/>
                              <w:sz w:val="28"/>
                            </w:rPr>
                            <m:t>-1</m:t>
                          </w:ins>
                        </m:r>
                      </m:sup>
                    </m:sSup>
                    <m:ctrlPr>
                      <w:ins w:id="127" w:author="Rogers, Alexander M." w:date="2018-10-15T15:57:00Z">
                        <w:rPr>
                          <w:rFonts w:ascii="Cambria Math" w:eastAsia="Cambria Math" w:hAnsi="Cambria Math" w:cs="Cambria Math"/>
                          <w:i/>
                          <w:sz w:val="28"/>
                        </w:rPr>
                      </w:ins>
                    </m:ctrlPr>
                  </m:e>
                  <m:e>
                    <m:sSup>
                      <m:sSupPr>
                        <m:ctrlPr>
                          <w:ins w:id="128" w:author="Rogers, Alexander M." w:date="2018-10-15T15:57:00Z">
                            <w:rPr>
                              <w:rFonts w:ascii="Cambria Math" w:eastAsia="Cambria Math" w:hAnsi="Cambria Math" w:cs="Cambria Math"/>
                              <w:i/>
                              <w:sz w:val="28"/>
                            </w:rPr>
                          </w:ins>
                        </m:ctrlPr>
                      </m:sSupPr>
                      <m:e>
                        <m:sSub>
                          <m:sSubPr>
                            <m:ctrlPr>
                              <w:ins w:id="129" w:author="Rogers, Alexander M." w:date="2018-10-15T15:57:00Z">
                                <w:rPr>
                                  <w:rFonts w:ascii="Cambria Math" w:eastAsia="Cambria Math" w:hAnsi="Cambria Math" w:cs="Cambria Math"/>
                                  <w:i/>
                                  <w:sz w:val="28"/>
                                </w:rPr>
                              </w:ins>
                            </m:ctrlPr>
                          </m:sSubPr>
                          <m:e>
                            <m:r>
                              <w:ins w:id="130" w:author="Rogers, Alexander M." w:date="2018-10-15T15:57:00Z">
                                <w:rPr>
                                  <w:rFonts w:ascii="Cambria Math" w:eastAsia="Cambria Math" w:hAnsi="Cambria Math" w:cs="Cambria Math"/>
                                  <w:sz w:val="28"/>
                                </w:rPr>
                                <m:t>C</m:t>
                              </w:ins>
                            </m:r>
                          </m:e>
                          <m:sub>
                            <m:r>
                              <w:ins w:id="131" w:author="Rogers, Alexander M." w:date="2018-10-15T15:57:00Z">
                                <w:rPr>
                                  <w:rFonts w:ascii="Cambria Math" w:eastAsia="Cambria Math" w:hAnsi="Cambria Math" w:cs="Cambria Math"/>
                                  <w:sz w:val="28"/>
                                </w:rPr>
                                <m:t>y-m12</m:t>
                              </w:ins>
                            </m:r>
                          </m:sub>
                        </m:sSub>
                      </m:e>
                      <m:sup>
                        <m:r>
                          <w:ins w:id="132" w:author="Rogers, Alexander M." w:date="2018-10-15T15:57:00Z">
                            <w:rPr>
                              <w:rFonts w:ascii="Cambria Math" w:eastAsia="Cambria Math" w:hAnsi="Cambria Math" w:cs="Cambria Math"/>
                              <w:sz w:val="28"/>
                            </w:rPr>
                            <m:t>-1</m:t>
                          </w:ins>
                        </m:r>
                      </m:sup>
                    </m:sSup>
                    <m:ctrlPr>
                      <w:ins w:id="133" w:author="Rogers, Alexander M." w:date="2018-10-15T15:57:00Z">
                        <w:rPr>
                          <w:rFonts w:ascii="Cambria Math" w:eastAsia="Cambria Math" w:hAnsi="Cambria Math" w:cs="Cambria Math"/>
                          <w:i/>
                          <w:sz w:val="28"/>
                        </w:rPr>
                      </w:ins>
                    </m:ctrlPr>
                  </m:e>
                  <m:e>
                    <m:sSup>
                      <m:sSupPr>
                        <m:ctrlPr>
                          <w:ins w:id="134" w:author="Rogers, Alexander M." w:date="2018-10-15T15:57:00Z">
                            <w:rPr>
                              <w:rFonts w:ascii="Cambria Math" w:eastAsia="Cambria Math" w:hAnsi="Cambria Math" w:cs="Cambria Math"/>
                              <w:i/>
                              <w:sz w:val="28"/>
                            </w:rPr>
                          </w:ins>
                        </m:ctrlPr>
                      </m:sSupPr>
                      <m:e>
                        <m:sSub>
                          <m:sSubPr>
                            <m:ctrlPr>
                              <w:ins w:id="135" w:author="Rogers, Alexander M." w:date="2018-10-15T15:57:00Z">
                                <w:rPr>
                                  <w:rFonts w:ascii="Cambria Math" w:eastAsia="Cambria Math" w:hAnsi="Cambria Math" w:cs="Cambria Math"/>
                                  <w:i/>
                                  <w:sz w:val="28"/>
                                </w:rPr>
                              </w:ins>
                            </m:ctrlPr>
                          </m:sSubPr>
                          <m:e>
                            <m:r>
                              <w:ins w:id="136" w:author="Rogers, Alexander M." w:date="2018-10-15T15:57:00Z">
                                <w:rPr>
                                  <w:rFonts w:ascii="Cambria Math" w:eastAsia="Cambria Math" w:hAnsi="Cambria Math" w:cs="Cambria Math"/>
                                  <w:sz w:val="28"/>
                                </w:rPr>
                                <m:t>C</m:t>
                              </w:ins>
                            </m:r>
                          </m:e>
                          <m:sub>
                            <m:r>
                              <w:ins w:id="137" w:author="Rogers, Alexander M." w:date="2018-10-15T15:57:00Z">
                                <w:rPr>
                                  <w:rFonts w:ascii="Cambria Math" w:eastAsia="Cambria Math" w:hAnsi="Cambria Math" w:cs="Cambria Math"/>
                                  <w:sz w:val="28"/>
                                </w:rPr>
                                <m:t>z-m12</m:t>
                              </w:ins>
                            </m:r>
                          </m:sub>
                        </m:sSub>
                      </m:e>
                      <m:sup>
                        <m:r>
                          <w:ins w:id="138" w:author="Rogers, Alexander M." w:date="2018-10-15T15:57:00Z">
                            <w:rPr>
                              <w:rFonts w:ascii="Cambria Math" w:eastAsia="Cambria Math" w:hAnsi="Cambria Math" w:cs="Cambria Math"/>
                              <w:sz w:val="28"/>
                            </w:rPr>
                            <m:t>-1</m:t>
                          </w:ins>
                        </m:r>
                      </m:sup>
                    </m:sSup>
                    <m:ctrlPr>
                      <w:ins w:id="139" w:author="Rogers, Alexander M." w:date="2018-10-15T15:57:00Z">
                        <w:rPr>
                          <w:rFonts w:ascii="Cambria Math" w:eastAsia="Cambria Math" w:hAnsi="Cambria Math" w:cs="Cambria Math"/>
                          <w:i/>
                          <w:sz w:val="28"/>
                        </w:rPr>
                      </w:ins>
                    </m:ctrlPr>
                  </m:e>
                </m:mr>
                <m:mr>
                  <m:e>
                    <m:sSup>
                      <m:sSupPr>
                        <m:ctrlPr>
                          <w:ins w:id="140" w:author="Rogers, Alexander M." w:date="2018-10-15T15:57:00Z">
                            <w:rPr>
                              <w:rFonts w:ascii="Cambria Math" w:eastAsia="Cambria Math" w:hAnsi="Cambria Math" w:cs="Cambria Math"/>
                              <w:i/>
                              <w:sz w:val="28"/>
                            </w:rPr>
                          </w:ins>
                        </m:ctrlPr>
                      </m:sSupPr>
                      <m:e>
                        <m:sSub>
                          <m:sSubPr>
                            <m:ctrlPr>
                              <w:ins w:id="141" w:author="Rogers, Alexander M." w:date="2018-10-15T15:57:00Z">
                                <w:rPr>
                                  <w:rFonts w:ascii="Cambria Math" w:eastAsia="Cambria Math" w:hAnsi="Cambria Math" w:cs="Cambria Math"/>
                                  <w:i/>
                                  <w:sz w:val="28"/>
                                </w:rPr>
                              </w:ins>
                            </m:ctrlPr>
                          </m:sSubPr>
                          <m:e>
                            <m:r>
                              <w:ins w:id="142" w:author="Rogers, Alexander M." w:date="2018-10-15T15:57:00Z">
                                <w:rPr>
                                  <w:rFonts w:ascii="Cambria Math" w:eastAsia="Cambria Math" w:hAnsi="Cambria Math" w:cs="Cambria Math"/>
                                  <w:sz w:val="28"/>
                                </w:rPr>
                                <m:t>C</m:t>
                              </w:ins>
                            </m:r>
                          </m:e>
                          <m:sub>
                            <m:r>
                              <w:ins w:id="143" w:author="Rogers, Alexander M." w:date="2018-10-15T15:57:00Z">
                                <w:rPr>
                                  <w:rFonts w:ascii="Cambria Math" w:eastAsia="Cambria Math" w:hAnsi="Cambria Math" w:cs="Cambria Math"/>
                                  <w:sz w:val="28"/>
                                </w:rPr>
                                <m:t>x-m13</m:t>
                              </w:ins>
                            </m:r>
                          </m:sub>
                        </m:sSub>
                      </m:e>
                      <m:sup>
                        <m:r>
                          <w:ins w:id="144" w:author="Rogers, Alexander M." w:date="2018-10-15T15:57:00Z">
                            <w:rPr>
                              <w:rFonts w:ascii="Cambria Math" w:eastAsia="Cambria Math" w:hAnsi="Cambria Math" w:cs="Cambria Math"/>
                              <w:sz w:val="28"/>
                            </w:rPr>
                            <m:t>-1</m:t>
                          </w:ins>
                        </m:r>
                      </m:sup>
                    </m:sSup>
                  </m:e>
                  <m:e>
                    <m:sSup>
                      <m:sSupPr>
                        <m:ctrlPr>
                          <w:ins w:id="145" w:author="Rogers, Alexander M." w:date="2018-10-15T15:57:00Z">
                            <w:rPr>
                              <w:rFonts w:ascii="Cambria Math" w:hAnsi="Cambria Math"/>
                              <w:i/>
                              <w:sz w:val="28"/>
                            </w:rPr>
                          </w:ins>
                        </m:ctrlPr>
                      </m:sSupPr>
                      <m:e>
                        <m:sSub>
                          <m:sSubPr>
                            <m:ctrlPr>
                              <w:ins w:id="146" w:author="Rogers, Alexander M." w:date="2018-10-15T15:57:00Z">
                                <w:rPr>
                                  <w:rFonts w:ascii="Cambria Math" w:hAnsi="Cambria Math"/>
                                  <w:i/>
                                  <w:sz w:val="28"/>
                                </w:rPr>
                              </w:ins>
                            </m:ctrlPr>
                          </m:sSubPr>
                          <m:e>
                            <m:r>
                              <w:ins w:id="147" w:author="Rogers, Alexander M." w:date="2018-10-15T15:57:00Z">
                                <w:rPr>
                                  <w:rFonts w:ascii="Cambria Math" w:hAnsi="Cambria Math"/>
                                  <w:sz w:val="28"/>
                                </w:rPr>
                                <m:t>C</m:t>
                              </w:ins>
                            </m:r>
                          </m:e>
                          <m:sub>
                            <m:r>
                              <w:ins w:id="148" w:author="Rogers, Alexander M." w:date="2018-10-15T15:57:00Z">
                                <w:rPr>
                                  <w:rFonts w:ascii="Cambria Math" w:hAnsi="Cambria Math"/>
                                  <w:sz w:val="28"/>
                                </w:rPr>
                                <m:t>y-m13</m:t>
                              </w:ins>
                            </m:r>
                          </m:sub>
                        </m:sSub>
                      </m:e>
                      <m:sup>
                        <m:r>
                          <w:ins w:id="149" w:author="Rogers, Alexander M." w:date="2018-10-15T15:57:00Z">
                            <w:rPr>
                              <w:rFonts w:ascii="Cambria Math" w:hAnsi="Cambria Math"/>
                              <w:sz w:val="28"/>
                            </w:rPr>
                            <m:t>-1</m:t>
                          </w:ins>
                        </m:r>
                      </m:sup>
                    </m:sSup>
                    <m:ctrlPr>
                      <w:ins w:id="150" w:author="Rogers, Alexander M." w:date="2018-10-15T15:57:00Z">
                        <w:rPr>
                          <w:rFonts w:ascii="Cambria Math" w:eastAsia="Cambria Math" w:hAnsi="Cambria Math" w:cs="Cambria Math"/>
                          <w:i/>
                          <w:sz w:val="28"/>
                        </w:rPr>
                      </w:ins>
                    </m:ctrlPr>
                  </m:e>
                  <m:e>
                    <m:sSup>
                      <m:sSupPr>
                        <m:ctrlPr>
                          <w:ins w:id="151" w:author="Rogers, Alexander M." w:date="2018-10-15T15:57:00Z">
                            <w:rPr>
                              <w:rFonts w:ascii="Cambria Math" w:eastAsia="Cambria Math" w:hAnsi="Cambria Math" w:cs="Cambria Math"/>
                              <w:i/>
                              <w:sz w:val="28"/>
                            </w:rPr>
                          </w:ins>
                        </m:ctrlPr>
                      </m:sSupPr>
                      <m:e>
                        <m:sSub>
                          <m:sSubPr>
                            <m:ctrlPr>
                              <w:ins w:id="152" w:author="Rogers, Alexander M." w:date="2018-10-15T15:57:00Z">
                                <w:rPr>
                                  <w:rFonts w:ascii="Cambria Math" w:eastAsia="Cambria Math" w:hAnsi="Cambria Math" w:cs="Cambria Math"/>
                                  <w:i/>
                                  <w:sz w:val="28"/>
                                </w:rPr>
                              </w:ins>
                            </m:ctrlPr>
                          </m:sSubPr>
                          <m:e>
                            <m:r>
                              <w:ins w:id="153" w:author="Rogers, Alexander M." w:date="2018-10-15T15:57:00Z">
                                <w:rPr>
                                  <w:rFonts w:ascii="Cambria Math" w:eastAsia="Cambria Math" w:hAnsi="Cambria Math" w:cs="Cambria Math"/>
                                  <w:sz w:val="28"/>
                                </w:rPr>
                                <m:t>C</m:t>
                              </w:ins>
                            </m:r>
                          </m:e>
                          <m:sub>
                            <m:r>
                              <w:ins w:id="154" w:author="Rogers, Alexander M." w:date="2018-10-15T15:57:00Z">
                                <w:rPr>
                                  <w:rFonts w:ascii="Cambria Math" w:eastAsia="Cambria Math" w:hAnsi="Cambria Math" w:cs="Cambria Math"/>
                                  <w:sz w:val="28"/>
                                </w:rPr>
                                <m:t>z-m13</m:t>
                              </w:ins>
                            </m:r>
                          </m:sub>
                        </m:sSub>
                      </m:e>
                      <m:sup>
                        <m:r>
                          <w:ins w:id="155" w:author="Rogers, Alexander M." w:date="2018-10-15T15:57:00Z">
                            <w:rPr>
                              <w:rFonts w:ascii="Cambria Math" w:eastAsia="Cambria Math" w:hAnsi="Cambria Math" w:cs="Cambria Math"/>
                              <w:sz w:val="28"/>
                            </w:rPr>
                            <m:t>-1</m:t>
                          </w:ins>
                        </m:r>
                      </m:sup>
                    </m:sSup>
                  </m:e>
                </m:mr>
                <m:mr>
                  <m:e>
                    <m:sSup>
                      <m:sSupPr>
                        <m:ctrlPr>
                          <w:ins w:id="156" w:author="Rogers, Alexander M." w:date="2018-10-15T15:57:00Z">
                            <w:rPr>
                              <w:rFonts w:ascii="Cambria Math" w:hAnsi="Cambria Math"/>
                              <w:i/>
                              <w:sz w:val="28"/>
                            </w:rPr>
                          </w:ins>
                        </m:ctrlPr>
                      </m:sSupPr>
                      <m:e>
                        <m:sSub>
                          <m:sSubPr>
                            <m:ctrlPr>
                              <w:ins w:id="157" w:author="Rogers, Alexander M." w:date="2018-10-15T15:57:00Z">
                                <w:rPr>
                                  <w:rFonts w:ascii="Cambria Math" w:hAnsi="Cambria Math"/>
                                  <w:i/>
                                  <w:sz w:val="28"/>
                                </w:rPr>
                              </w:ins>
                            </m:ctrlPr>
                          </m:sSubPr>
                          <m:e>
                            <m:r>
                              <w:ins w:id="158" w:author="Rogers, Alexander M." w:date="2018-10-15T15:57:00Z">
                                <w:rPr>
                                  <w:rFonts w:ascii="Cambria Math" w:hAnsi="Cambria Math"/>
                                  <w:sz w:val="28"/>
                                </w:rPr>
                                <m:t>C</m:t>
                              </w:ins>
                            </m:r>
                          </m:e>
                          <m:sub>
                            <m:r>
                              <w:ins w:id="159" w:author="Rogers, Alexander M." w:date="2018-10-15T15:57:00Z">
                                <w:rPr>
                                  <w:rFonts w:ascii="Cambria Math" w:hAnsi="Cambria Math"/>
                                  <w:sz w:val="28"/>
                                </w:rPr>
                                <m:t>x-m14</m:t>
                              </w:ins>
                            </m:r>
                          </m:sub>
                        </m:sSub>
                      </m:e>
                      <m:sup>
                        <m:r>
                          <w:ins w:id="160" w:author="Rogers, Alexander M." w:date="2018-10-15T15:57:00Z">
                            <w:rPr>
                              <w:rFonts w:ascii="Cambria Math" w:hAnsi="Cambria Math"/>
                              <w:sz w:val="28"/>
                            </w:rPr>
                            <m:t>-1</m:t>
                          </w:ins>
                        </m:r>
                      </m:sup>
                    </m:sSup>
                  </m:e>
                  <m:e>
                    <m:sSup>
                      <m:sSupPr>
                        <m:ctrlPr>
                          <w:ins w:id="161" w:author="Rogers, Alexander M." w:date="2018-10-15T15:57:00Z">
                            <w:rPr>
                              <w:rFonts w:ascii="Cambria Math" w:hAnsi="Cambria Math"/>
                              <w:i/>
                              <w:sz w:val="28"/>
                            </w:rPr>
                          </w:ins>
                        </m:ctrlPr>
                      </m:sSupPr>
                      <m:e>
                        <m:sSub>
                          <m:sSubPr>
                            <m:ctrlPr>
                              <w:ins w:id="162" w:author="Rogers, Alexander M." w:date="2018-10-15T15:57:00Z">
                                <w:rPr>
                                  <w:rFonts w:ascii="Cambria Math" w:hAnsi="Cambria Math"/>
                                  <w:i/>
                                  <w:sz w:val="28"/>
                                </w:rPr>
                              </w:ins>
                            </m:ctrlPr>
                          </m:sSubPr>
                          <m:e>
                            <m:r>
                              <w:ins w:id="163" w:author="Rogers, Alexander M." w:date="2018-10-15T15:57:00Z">
                                <w:rPr>
                                  <w:rFonts w:ascii="Cambria Math" w:hAnsi="Cambria Math"/>
                                  <w:sz w:val="28"/>
                                </w:rPr>
                                <m:t>C</m:t>
                              </w:ins>
                            </m:r>
                          </m:e>
                          <m:sub>
                            <m:r>
                              <w:ins w:id="164" w:author="Rogers, Alexander M." w:date="2018-10-15T15:57:00Z">
                                <w:rPr>
                                  <w:rFonts w:ascii="Cambria Math" w:hAnsi="Cambria Math"/>
                                  <w:sz w:val="28"/>
                                </w:rPr>
                                <m:t>y-m14</m:t>
                              </w:ins>
                            </m:r>
                          </m:sub>
                        </m:sSub>
                      </m:e>
                      <m:sup>
                        <m:r>
                          <w:ins w:id="165" w:author="Rogers, Alexander M." w:date="2018-10-15T15:57:00Z">
                            <w:rPr>
                              <w:rFonts w:ascii="Cambria Math" w:hAnsi="Cambria Math"/>
                              <w:sz w:val="28"/>
                            </w:rPr>
                            <m:t>-1</m:t>
                          </w:ins>
                        </m:r>
                      </m:sup>
                    </m:sSup>
                    <m:ctrlPr>
                      <w:ins w:id="166" w:author="Rogers, Alexander M." w:date="2018-10-15T15:57:00Z">
                        <w:rPr>
                          <w:rFonts w:ascii="Cambria Math" w:eastAsia="Cambria Math" w:hAnsi="Cambria Math" w:cs="Cambria Math"/>
                          <w:i/>
                          <w:sz w:val="28"/>
                        </w:rPr>
                      </w:ins>
                    </m:ctrlPr>
                  </m:e>
                  <m:e>
                    <m:sSup>
                      <m:sSupPr>
                        <m:ctrlPr>
                          <w:ins w:id="167" w:author="Rogers, Alexander M." w:date="2018-10-15T15:57:00Z">
                            <w:rPr>
                              <w:rFonts w:ascii="Cambria Math" w:eastAsia="Cambria Math" w:hAnsi="Cambria Math" w:cs="Cambria Math"/>
                              <w:i/>
                              <w:sz w:val="28"/>
                            </w:rPr>
                          </w:ins>
                        </m:ctrlPr>
                      </m:sSupPr>
                      <m:e>
                        <m:sSub>
                          <m:sSubPr>
                            <m:ctrlPr>
                              <w:ins w:id="168" w:author="Rogers, Alexander M." w:date="2018-10-15T15:57:00Z">
                                <w:rPr>
                                  <w:rFonts w:ascii="Cambria Math" w:eastAsia="Cambria Math" w:hAnsi="Cambria Math" w:cs="Cambria Math"/>
                                  <w:i/>
                                  <w:sz w:val="28"/>
                                </w:rPr>
                              </w:ins>
                            </m:ctrlPr>
                          </m:sSubPr>
                          <m:e>
                            <m:r>
                              <w:ins w:id="169" w:author="Rogers, Alexander M." w:date="2018-10-15T15:57:00Z">
                                <w:rPr>
                                  <w:rFonts w:ascii="Cambria Math" w:eastAsia="Cambria Math" w:hAnsi="Cambria Math" w:cs="Cambria Math"/>
                                  <w:sz w:val="28"/>
                                </w:rPr>
                                <m:t>C</m:t>
                              </w:ins>
                            </m:r>
                          </m:e>
                          <m:sub>
                            <m:r>
                              <w:ins w:id="170" w:author="Rogers, Alexander M." w:date="2018-10-15T15:57:00Z">
                                <w:rPr>
                                  <w:rFonts w:ascii="Cambria Math" w:eastAsia="Cambria Math" w:hAnsi="Cambria Math" w:cs="Cambria Math"/>
                                  <w:sz w:val="28"/>
                                </w:rPr>
                                <m:t>z-m14</m:t>
                              </w:ins>
                            </m:r>
                          </m:sub>
                        </m:sSub>
                      </m:e>
                      <m:sup>
                        <m:r>
                          <w:ins w:id="171" w:author="Rogers, Alexander M." w:date="2018-10-15T15:57:00Z">
                            <w:rPr>
                              <w:rFonts w:ascii="Cambria Math" w:eastAsia="Cambria Math" w:hAnsi="Cambria Math" w:cs="Cambria Math"/>
                              <w:sz w:val="28"/>
                            </w:rPr>
                            <m:t>-1</m:t>
                          </w:ins>
                        </m:r>
                      </m:sup>
                    </m:sSup>
                  </m:e>
                </m:mr>
              </m:m>
            </m:e>
          </m:d>
          <m:d>
            <m:dPr>
              <m:begChr m:val="["/>
              <m:endChr m:val="]"/>
              <m:ctrlPr>
                <w:ins w:id="172" w:author="Rogers, Alexander M." w:date="2018-10-15T15:57:00Z">
                  <w:rPr>
                    <w:rFonts w:ascii="Cambria Math" w:hAnsi="Cambria Math"/>
                    <w:i/>
                    <w:sz w:val="28"/>
                  </w:rPr>
                </w:ins>
              </m:ctrlPr>
            </m:dPr>
            <m:e>
              <m:m>
                <m:mPr>
                  <m:mcs>
                    <m:mc>
                      <m:mcPr>
                        <m:count m:val="1"/>
                        <m:mcJc m:val="center"/>
                      </m:mcPr>
                    </m:mc>
                  </m:mcs>
                  <m:ctrlPr>
                    <w:ins w:id="173" w:author="Rogers, Alexander M." w:date="2018-10-15T15:57:00Z">
                      <w:rPr>
                        <w:rFonts w:ascii="Cambria Math" w:hAnsi="Cambria Math"/>
                        <w:i/>
                        <w:sz w:val="28"/>
                      </w:rPr>
                    </w:ins>
                  </m:ctrlPr>
                </m:mPr>
                <m:mr>
                  <m:e>
                    <m:r>
                      <w:ins w:id="174" w:author="Rogers, Alexander M." w:date="2018-10-15T15:57:00Z">
                        <w:rPr>
                          <w:rFonts w:ascii="Cambria Math" w:hAnsi="Cambria Math"/>
                          <w:sz w:val="28"/>
                        </w:rPr>
                        <m:t xml:space="preserve"> </m:t>
                      </w:ins>
                    </m:r>
                    <m:sSubSup>
                      <m:sSubSupPr>
                        <m:ctrlPr>
                          <w:ins w:id="175" w:author="Rogers, Alexander M." w:date="2018-10-15T15:57:00Z">
                            <w:rPr>
                              <w:rFonts w:ascii="Cambria Math" w:hAnsi="Cambria Math"/>
                              <w:i/>
                              <w:sz w:val="28"/>
                            </w:rPr>
                          </w:ins>
                        </m:ctrlPr>
                      </m:sSubSupPr>
                      <m:e>
                        <m:r>
                          <w:ins w:id="176" w:author="Rogers, Alexander M." w:date="2018-10-15T15:57:00Z">
                            <w:rPr>
                              <w:rFonts w:ascii="Cambria Math" w:hAnsi="Cambria Math"/>
                              <w:sz w:val="28"/>
                            </w:rPr>
                            <m:t xml:space="preserve"> x</m:t>
                          </w:ins>
                        </m:r>
                      </m:e>
                      <m:sub/>
                      <m:sup/>
                    </m:sSubSup>
                  </m:e>
                </m:mr>
                <m:mr>
                  <m:e>
                    <m:sSubSup>
                      <m:sSubSupPr>
                        <m:ctrlPr>
                          <w:ins w:id="177" w:author="Rogers, Alexander M." w:date="2018-10-15T15:57:00Z">
                            <w:rPr>
                              <w:rFonts w:ascii="Cambria Math" w:hAnsi="Cambria Math"/>
                              <w:i/>
                              <w:sz w:val="28"/>
                            </w:rPr>
                          </w:ins>
                        </m:ctrlPr>
                      </m:sSubSupPr>
                      <m:e>
                        <m:r>
                          <w:ins w:id="178" w:author="Rogers, Alexander M." w:date="2018-10-15T15:57:00Z">
                            <w:rPr>
                              <w:rFonts w:ascii="Cambria Math" w:hAnsi="Cambria Math"/>
                              <w:sz w:val="28"/>
                            </w:rPr>
                            <m:t xml:space="preserve">  y</m:t>
                          </w:ins>
                        </m:r>
                      </m:e>
                      <m:sub/>
                      <m:sup/>
                    </m:sSubSup>
                    <m:ctrlPr>
                      <w:ins w:id="179" w:author="Rogers, Alexander M." w:date="2018-10-15T15:57:00Z">
                        <w:rPr>
                          <w:rFonts w:ascii="Cambria Math" w:eastAsia="Cambria Math" w:hAnsi="Cambria Math" w:cs="Cambria Math"/>
                          <w:i/>
                          <w:sz w:val="28"/>
                        </w:rPr>
                      </w:ins>
                    </m:ctrlPr>
                  </m:e>
                </m:mr>
                <m:mr>
                  <m:e>
                    <m:sSubSup>
                      <m:sSubSupPr>
                        <m:ctrlPr>
                          <w:ins w:id="180" w:author="Rogers, Alexander M." w:date="2018-10-15T15:57:00Z">
                            <w:rPr>
                              <w:rFonts w:ascii="Cambria Math" w:eastAsia="Cambria Math" w:hAnsi="Cambria Math" w:cs="Cambria Math"/>
                              <w:i/>
                              <w:sz w:val="28"/>
                            </w:rPr>
                          </w:ins>
                        </m:ctrlPr>
                      </m:sSubSupPr>
                      <m:e>
                        <m:r>
                          <w:ins w:id="181" w:author="Rogers, Alexander M." w:date="2018-10-15T15:57:00Z">
                            <w:rPr>
                              <w:rFonts w:ascii="Cambria Math" w:eastAsia="Cambria Math" w:hAnsi="Cambria Math" w:cs="Cambria Math"/>
                              <w:sz w:val="28"/>
                            </w:rPr>
                            <m:t xml:space="preserve">  z</m:t>
                          </w:ins>
                        </m:r>
                      </m:e>
                      <m:sub/>
                      <m:sup/>
                    </m:sSubSup>
                  </m:e>
                </m:mr>
              </m:m>
            </m:e>
          </m:d>
          <m:r>
            <w:ins w:id="182" w:author="Rogers, Alexander M." w:date="2018-10-15T15:57:00Z">
              <w:rPr>
                <w:rFonts w:ascii="Cambria Math" w:hAnsi="Cambria Math"/>
                <w:sz w:val="28"/>
              </w:rPr>
              <m:t xml:space="preserve">= </m:t>
            </w:ins>
          </m:r>
          <m:d>
            <m:dPr>
              <m:begChr m:val="["/>
              <m:endChr m:val="]"/>
              <m:ctrlPr>
                <w:ins w:id="183" w:author="Rogers, Alexander M." w:date="2018-10-15T15:57:00Z">
                  <w:rPr>
                    <w:rFonts w:ascii="Cambria Math" w:hAnsi="Cambria Math"/>
                    <w:i/>
                    <w:sz w:val="28"/>
                  </w:rPr>
                </w:ins>
              </m:ctrlPr>
            </m:dPr>
            <m:e>
              <m:m>
                <m:mPr>
                  <m:mcs>
                    <m:mc>
                      <m:mcPr>
                        <m:count m:val="1"/>
                        <m:mcJc m:val="center"/>
                      </m:mcPr>
                    </m:mc>
                  </m:mcs>
                  <m:ctrlPr>
                    <w:ins w:id="184" w:author="Rogers, Alexander M." w:date="2018-10-15T15:57:00Z">
                      <w:rPr>
                        <w:rFonts w:ascii="Cambria Math" w:hAnsi="Cambria Math"/>
                        <w:i/>
                        <w:sz w:val="28"/>
                      </w:rPr>
                    </w:ins>
                  </m:ctrlPr>
                </m:mPr>
                <m:mr>
                  <m:e>
                    <m:sSubSup>
                      <m:sSubSupPr>
                        <m:ctrlPr>
                          <w:ins w:id="185" w:author="Rogers, Alexander M." w:date="2018-10-15T15:57:00Z">
                            <w:rPr>
                              <w:rFonts w:ascii="Cambria Math" w:hAnsi="Cambria Math"/>
                              <w:i/>
                              <w:sz w:val="28"/>
                            </w:rPr>
                          </w:ins>
                        </m:ctrlPr>
                      </m:sSubSupPr>
                      <m:e>
                        <m:r>
                          <w:ins w:id="186" w:author="Rogers, Alexander M." w:date="2018-10-15T15:57:00Z">
                            <w:rPr>
                              <w:rFonts w:ascii="Cambria Math" w:hAnsi="Cambria Math"/>
                              <w:sz w:val="28"/>
                            </w:rPr>
                            <m:t>S</m:t>
                          </w:ins>
                        </m:r>
                      </m:e>
                      <m:sub>
                        <m:r>
                          <w:ins w:id="187" w:author="Rogers, Alexander M." w:date="2018-10-15T15:57:00Z">
                            <w:rPr>
                              <w:rFonts w:ascii="Cambria Math" w:hAnsi="Cambria Math"/>
                              <w:sz w:val="28"/>
                            </w:rPr>
                            <m:t>m12</m:t>
                          </w:ins>
                        </m:r>
                      </m:sub>
                      <m:sup/>
                    </m:sSubSup>
                  </m:e>
                </m:mr>
                <m:mr>
                  <m:e>
                    <m:sSubSup>
                      <m:sSubSupPr>
                        <m:ctrlPr>
                          <w:ins w:id="188" w:author="Rogers, Alexander M." w:date="2018-10-15T15:57:00Z">
                            <w:rPr>
                              <w:rFonts w:ascii="Cambria Math" w:hAnsi="Cambria Math"/>
                              <w:i/>
                              <w:sz w:val="28"/>
                            </w:rPr>
                          </w:ins>
                        </m:ctrlPr>
                      </m:sSubSupPr>
                      <m:e>
                        <m:r>
                          <w:ins w:id="189" w:author="Rogers, Alexander M." w:date="2018-10-15T15:57:00Z">
                            <w:rPr>
                              <w:rFonts w:ascii="Cambria Math" w:hAnsi="Cambria Math"/>
                              <w:sz w:val="28"/>
                            </w:rPr>
                            <m:t>S</m:t>
                          </w:ins>
                        </m:r>
                      </m:e>
                      <m:sub>
                        <m:r>
                          <w:ins w:id="190" w:author="Rogers, Alexander M." w:date="2018-10-15T15:57:00Z">
                            <w:rPr>
                              <w:rFonts w:ascii="Cambria Math" w:hAnsi="Cambria Math"/>
                              <w:sz w:val="28"/>
                            </w:rPr>
                            <m:t>m13</m:t>
                          </w:ins>
                        </m:r>
                      </m:sub>
                      <m:sup/>
                    </m:sSubSup>
                    <m:ctrlPr>
                      <w:ins w:id="191" w:author="Rogers, Alexander M." w:date="2018-10-15T15:57:00Z">
                        <w:rPr>
                          <w:rFonts w:ascii="Cambria Math" w:eastAsia="Cambria Math" w:hAnsi="Cambria Math" w:cs="Cambria Math"/>
                          <w:i/>
                          <w:sz w:val="28"/>
                        </w:rPr>
                      </w:ins>
                    </m:ctrlPr>
                  </m:e>
                </m:mr>
                <m:mr>
                  <m:e>
                    <m:sSubSup>
                      <m:sSubSupPr>
                        <m:ctrlPr>
                          <w:ins w:id="192" w:author="Rogers, Alexander M." w:date="2018-10-15T15:57:00Z">
                            <w:rPr>
                              <w:rFonts w:ascii="Cambria Math" w:eastAsia="Cambria Math" w:hAnsi="Cambria Math" w:cs="Cambria Math"/>
                              <w:i/>
                              <w:sz w:val="28"/>
                            </w:rPr>
                          </w:ins>
                        </m:ctrlPr>
                      </m:sSubSupPr>
                      <m:e>
                        <m:r>
                          <w:ins w:id="193" w:author="Rogers, Alexander M." w:date="2018-10-15T15:57:00Z">
                            <w:rPr>
                              <w:rFonts w:ascii="Cambria Math" w:eastAsia="Cambria Math" w:hAnsi="Cambria Math" w:cs="Cambria Math"/>
                              <w:sz w:val="28"/>
                            </w:rPr>
                            <m:t>S</m:t>
                          </w:ins>
                        </m:r>
                      </m:e>
                      <m:sub>
                        <m:r>
                          <w:ins w:id="194" w:author="Rogers, Alexander M." w:date="2018-10-15T15:57:00Z">
                            <w:rPr>
                              <w:rFonts w:ascii="Cambria Math" w:eastAsia="Cambria Math" w:hAnsi="Cambria Math" w:cs="Cambria Math"/>
                              <w:sz w:val="28"/>
                            </w:rPr>
                            <m:t>m14</m:t>
                          </w:ins>
                        </m:r>
                      </m:sub>
                      <m:sup/>
                    </m:sSubSup>
                  </m:e>
                </m:mr>
              </m:m>
            </m:e>
          </m:d>
        </m:oMath>
      </m:oMathPara>
    </w:p>
    <w:p w14:paraId="7D5BCC63" w14:textId="77777777" w:rsidR="003F48A1" w:rsidRDefault="003F48A1" w:rsidP="003F48A1">
      <w:pPr>
        <w:rPr>
          <w:ins w:id="195" w:author="Rogers, Alexander M." w:date="2018-10-15T15:57:00Z"/>
        </w:rPr>
      </w:pPr>
    </w:p>
    <w:p w14:paraId="7B4ED85A" w14:textId="4D6CE190" w:rsidR="00BA3A58" w:rsidRDefault="00935A1B">
      <w:pPr>
        <w:spacing w:line="480" w:lineRule="auto"/>
        <w:jc w:val="right"/>
        <w:pPrChange w:id="196" w:author="Rogers, Alexander M." w:date="2018-10-15T15:57:00Z">
          <w:pPr>
            <w:spacing w:line="480" w:lineRule="auto"/>
          </w:pPr>
        </w:pPrChange>
      </w:pPr>
      <w:del w:id="197" w:author="Rogers, Alexander M." w:date="2018-10-15T15:21:00Z">
        <w:r w:rsidDel="00AC0FC9">
          <w:rPr>
            <w:noProof/>
            <w:lang w:bidi="ar-SA"/>
          </w:rPr>
          <w:drawing>
            <wp:inline distT="0" distB="0" distL="0" distR="0" wp14:anchorId="306B1A66" wp14:editId="65161CEA">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rsidDel="00AC0FC9">
          <w:tab/>
        </w:r>
      </w:del>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FA4E14"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doi: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the Inverse Method and the Sequential Linear Subtraction Method (SLS Method). Both routes have comparative advantages and disadvantages. The SLS method is</w:t>
      </w:r>
      <w:r w:rsidR="00E116DD">
        <w:t xml:space="preserve"> more accurate </w:t>
      </w:r>
      <w:r>
        <w:t>and is able to accommodate larger ranges of</w:t>
      </w:r>
      <w:r w:rsidR="00594AC5">
        <w:t xml:space="preserve"> data</w:t>
      </w:r>
      <w:r w:rsidR="00096B96">
        <w:t>.</w:t>
      </w:r>
      <w:r w:rsidR="00594AC5">
        <w:t xml:space="preserve"> </w:t>
      </w:r>
      <w:r w:rsidR="00096B96">
        <w:t>H</w:t>
      </w:r>
      <w:r w:rsidR="00594AC5">
        <w:t>owever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198" w:name="_Toc519238877"/>
      <w:bookmarkStart w:id="199" w:name="_Toc519240345"/>
      <w:r w:rsidRPr="00401E6A">
        <w:t>Inverse Method:</w:t>
      </w:r>
      <w:bookmarkEnd w:id="198"/>
      <w:bookmarkEnd w:id="199"/>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FA4E14" w:rsidRDefault="00FA4E14"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2"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" fillcolor="white [3201]" strokeweight=".5pt">
                <v:path arrowok="t"/>
                <v:textbox>
                  <w:txbxContent>
                    <w:p w14:paraId="69184927" w14:textId="77777777" w:rsidR="00FA4E14" w:rsidRDefault="00FA4E14" w:rsidP="00440B16">
                      <w:r>
                        <w:t>(left) Choosing the inverse method in User Input</w:t>
                      </w:r>
                    </w:p>
                  </w:txbxContent>
                </v:textbox>
              </v:shape>
            </w:pict>
          </mc:Fallback>
        </mc:AlternateContent>
      </w:r>
      <w:r>
        <w:t>The inverse Method computes the relative signals by computing an Inverse Matrix and solving. The Numpy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FA4E14" w:rsidRDefault="00FA4E14"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3"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" fillcolor="white [3201]" strokeweight=".5pt">
                <v:path arrowok="t"/>
                <v:textbox>
                  <w:txbxContent>
                    <w:p w14:paraId="223CA240" w14:textId="77777777" w:rsidR="00FA4E14" w:rsidRDefault="00FA4E14"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consolidation;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200" w:name="_Toc519238878"/>
      <w:bookmarkStart w:id="201" w:name="_Toc519240346"/>
      <w:r w:rsidRPr="005B73DE">
        <w:t>Sequential Linear Subtraction Method</w:t>
      </w:r>
      <w:r>
        <w:t>:</w:t>
      </w:r>
      <w:bookmarkEnd w:id="200"/>
      <w:bookmarkEnd w:id="201"/>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FA4E14" w:rsidRDefault="00FA4E14" w:rsidP="00440B16">
                            <w:r>
                              <w:t>(left) Choosing sls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4"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" fillcolor="white [3201]" strokeweight=".5pt">
                <v:path arrowok="t"/>
                <v:textbox>
                  <w:txbxContent>
                    <w:p w14:paraId="48D0F2EF" w14:textId="77777777" w:rsidR="00FA4E14" w:rsidRDefault="00FA4E14"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all of the signals. In common SLS several molecules with overlapping mass fragments are subtracted out. These removed fragments are then solved via brute optimization. As with unique SLS it is likely that not all of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FA4E14" w:rsidRDefault="00FA4E14" w:rsidP="00440B16">
                            <w:r>
                              <w:t>(left) An illustration of choosing common for the sls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65"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" fillcolor="white [3201]" strokeweight=".5pt">
                <v:path arrowok="t"/>
                <v:textbox>
                  <w:txbxContent>
                    <w:p w14:paraId="32F0221C" w14:textId="77777777" w:rsidR="00FA4E14" w:rsidRDefault="00FA4E14"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202" w:name="_Toc519238879"/>
      <w:bookmarkStart w:id="203" w:name="_Toc519240347"/>
      <w:r w:rsidRPr="009C1193">
        <w:t>Finisher:</w:t>
      </w:r>
      <w:bookmarkEnd w:id="202"/>
      <w:bookmarkEnd w:id="203"/>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Thus MSRESOLVE uses a secondary cycle of processing, a ‘Finisher’ to better resolve these signals.  </w:t>
      </w:r>
    </w:p>
    <w:p w14:paraId="45D13A2C" w14:textId="77777777" w:rsidR="00440B16" w:rsidRPr="009C1193" w:rsidRDefault="00440B16" w:rsidP="00440B16">
      <w:pPr>
        <w:pStyle w:val="Heading3"/>
      </w:pPr>
      <w:bookmarkStart w:id="204" w:name="_Toc519238880"/>
      <w:bookmarkStart w:id="205" w:name="_Toc519240348"/>
      <w:r w:rsidRPr="009C1193">
        <w:t>Brute:</w:t>
      </w:r>
      <w:bookmarkEnd w:id="204"/>
      <w:bookmarkEnd w:id="205"/>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(this is why Brute optimization is not offered along with SLS or inverse as an initial option to resolve the relative signals/concentrations). There are four variations of Brute option:</w:t>
      </w:r>
    </w:p>
    <w:p w14:paraId="65CCE849" w14:textId="77777777" w:rsidR="00440B16" w:rsidRDefault="00440B16" w:rsidP="00440B16">
      <w:r>
        <w:t xml:space="preserve">Sum of Square Residuals (ssr): goal is to minimize the sum of square residuals of each molecule in grid search. </w:t>
      </w:r>
    </w:p>
    <w:p w14:paraId="00F81A4E" w14:textId="77777777" w:rsidR="00440B16" w:rsidRDefault="00440B16" w:rsidP="00440B16">
      <w:r>
        <w:t xml:space="preserve">Sum of Absolute Residuals (sar): goal is to minimize the sum of the absolute residuals of each molecule in grid search. </w:t>
      </w:r>
    </w:p>
    <w:p w14:paraId="4915D763" w14:textId="77777777" w:rsidR="00440B16" w:rsidRDefault="00440B16" w:rsidP="00440B16">
      <w:r>
        <w:t>Weighted Sum of Square Residuals (WeightedSSR):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FA4E14" w:rsidRDefault="00FA4E14" w:rsidP="00440B16">
                            <w:r>
                              <w:t xml:space="preserve">(left) choosing the ssr option for the sls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66"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uiLsa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FA4E14" w:rsidRDefault="00FA4E14" w:rsidP="00440B16">
                      <w:r>
                        <w:t xml:space="preserve">(left) choosing the ssr option for the sls finisher. </w:t>
                      </w:r>
                    </w:p>
                  </w:txbxContent>
                </v:textbox>
              </v:shape>
            </w:pict>
          </mc:Fallback>
        </mc:AlternateContent>
      </w:r>
      <w:r>
        <w:t>Weighted Sum of Absolute Residuals (WeightedSAR):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206" w:name="_Toc519238881"/>
      <w:bookmarkStart w:id="207" w:name="_Toc519240349"/>
      <w:r w:rsidRPr="009C1193">
        <w:t>Inverse:</w:t>
      </w:r>
      <w:bookmarkEnd w:id="206"/>
      <w:bookmarkEnd w:id="207"/>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FA4E14" w:rsidRDefault="00FA4E14" w:rsidP="00440B16">
                            <w:r>
                              <w:t xml:space="preserve">(left) Choosing the inverse method as the finisher for the sls method. </w:t>
                            </w:r>
                          </w:p>
                          <w:p w14:paraId="79BAFCC1" w14:textId="77777777" w:rsidR="00FA4E14" w:rsidRDefault="00FA4E14" w:rsidP="00440B16"/>
                          <w:p w14:paraId="157F686F" w14:textId="77777777" w:rsidR="00FA4E14" w:rsidRDefault="00FA4E14" w:rsidP="00440B16">
                            <w:r>
                              <w:t>Note: If not using the sls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67"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" fillcolor="white [3201]" strokeweight=".5pt">
                <v:path arrowok="t"/>
                <v:textbox>
                  <w:txbxContent>
                    <w:p w14:paraId="2C7759C1" w14:textId="77777777" w:rsidR="00FA4E14" w:rsidRDefault="00FA4E14" w:rsidP="00440B16">
                      <w:r>
                        <w:t xml:space="preserve">(left) Choosing the inverse method as the finisher for the sls method. </w:t>
                      </w:r>
                    </w:p>
                    <w:p w14:paraId="79BAFCC1" w14:textId="77777777" w:rsidR="00FA4E14" w:rsidRDefault="00FA4E14" w:rsidP="00440B16"/>
                    <w:p w14:paraId="157F686F" w14:textId="77777777" w:rsidR="00FA4E14" w:rsidRDefault="00FA4E14"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208" w:name="_Toc519240350"/>
      <w:r w:rsidRPr="009C1193">
        <w:t>Converting Relative Signals to Concentrations:</w:t>
      </w:r>
      <w:bookmarkEnd w:id="208"/>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209" w:name="_Toc519238883"/>
      <w:bookmarkStart w:id="210" w:name="_Toc519240351"/>
      <w:r w:rsidRPr="00D312F5">
        <w:rPr>
          <w:sz w:val="26"/>
          <w:szCs w:val="26"/>
          <w:u w:val="single"/>
        </w:rPr>
        <w:t>Signal Simulation</w:t>
      </w:r>
      <w:bookmarkEnd w:id="209"/>
      <w:bookmarkEnd w:id="210"/>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68"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PEek9ykCAABPBAAADgAAAAAAAAAAAAAAAAAuAgAAZHJzL2Uy&#10;b0RvYy54bWxQSwECLQAUAAYACAAAACEANjjn1N4AAAAKAQAADwAAAAAAAAAAAAAAAACDBAAAZHJz&#10;L2Rvd25yZXYueG1sUEsFBgAAAAAEAAQA8wAAAI4FAAAAAA==&#10;">
                <v:textbox style="mso-fit-shape-to-text:t">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211" w:name="_Toc519240352"/>
      <w:r>
        <w:t xml:space="preserve">Appendix 1: </w:t>
      </w:r>
      <w:r w:rsidRPr="003A0A14">
        <w:t>JDX Converter</w:t>
      </w:r>
      <w:bookmarkEnd w:id="211"/>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JDXconverter to </w:t>
      </w:r>
      <w:r>
        <w:lastRenderedPageBreak/>
        <w:t xml:space="preserve">generate his or her reference data but it is highly suggested. The program is composed of two python files -  JDXConverter.py and JDXConverterUserInterface.py - and is compiled and run from the command line. The JDX program has two possible input files: 1) the jdx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jdx files. jdx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r w:rsidRPr="002B4C9D">
        <w:rPr>
          <w:i/>
        </w:rPr>
        <w:t>ReferenceInfo</w:t>
      </w:r>
      <w:r>
        <w:t xml:space="preserve"> sheet and the </w:t>
      </w:r>
      <w:r w:rsidRPr="002B4C9D">
        <w:rPr>
          <w:i/>
        </w:rPr>
        <w:t>simulatedData</w:t>
      </w:r>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FA4E14" w:rsidRDefault="00FA4E14"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69"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" fillcolor="white [3201]" stroked="f" strokeweight=".5pt">
                <v:textbox>
                  <w:txbxContent>
                    <w:p w14:paraId="47AA4836" w14:textId="77777777" w:rsidR="00FA4E14" w:rsidRDefault="00FA4E14"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FA4E14" w:rsidRPr="0086326B" w:rsidRDefault="00FA4E14"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70"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" filled="f" stroked="f" strokeweight=".5pt">
                <v:textbox>
                  <w:txbxContent>
                    <w:p w14:paraId="410712ED" w14:textId="77777777" w:rsidR="00FA4E14" w:rsidRPr="0086326B" w:rsidRDefault="00FA4E14"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jdx files to the same location as the JDXConverter files. Begin the program by running the JDXConverterUserInterface: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yes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212" w:name="_Toc519240353"/>
      <w:r>
        <w:t xml:space="preserve">Appendix 2: </w:t>
      </w:r>
      <w:commentRangeStart w:id="213"/>
      <w:r w:rsidRPr="00F977B4">
        <w:t xml:space="preserve">Data Generation </w:t>
      </w:r>
      <w:r>
        <w:t>(Module)</w:t>
      </w:r>
      <w:commentRangeEnd w:id="213"/>
      <w:r>
        <w:rPr>
          <w:rStyle w:val="CommentReference"/>
          <w:rFonts w:asciiTheme="minorHAnsi" w:eastAsiaTheme="minorEastAsia" w:hAnsiTheme="minorHAnsi" w:cstheme="minorBidi"/>
          <w:b w:val="0"/>
          <w:bCs w:val="0"/>
        </w:rPr>
        <w:commentReference w:id="213"/>
      </w:r>
      <w:bookmarkEnd w:id="212"/>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FA4E14" w:rsidRDefault="00FA4E14"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71"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" fillcolor="white [3201]" strokeweight=".5pt">
                <v:path arrowok="t"/>
                <v:textbox>
                  <w:txbxContent>
                    <w:p w14:paraId="5F000D01" w14:textId="77777777" w:rsidR="00FA4E14" w:rsidRDefault="00FA4E14"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FA4E14" w:rsidRDefault="00FA4E14"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72"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LxIj5K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FA4E14" w:rsidRDefault="00FA4E14"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FA4E14" w:rsidRDefault="00FA4E14"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73"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pPi++K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FA4E14" w:rsidRDefault="00FA4E14"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JDXConverter program the Data Generation Program must be compiled and ran from the Anaconda command line. Make sure all files are located in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 xml:space="preserve">If the user selects ‘yes’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 w:author="Yurik" w:date="2018-02-03T13:03:00Z" w:initials="Y">
    <w:p w14:paraId="325431BA" w14:textId="77777777" w:rsidR="00FA4E14" w:rsidRDefault="00FA4E14"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FA4E14" w:rsidRDefault="00FA4E14" w:rsidP="00D72729">
      <w:pPr>
        <w:pStyle w:val="CommentText"/>
      </w:pPr>
    </w:p>
    <w:p w14:paraId="3B3E6E83" w14:textId="77777777" w:rsidR="00FA4E14" w:rsidRDefault="00FA4E14"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FA4E14" w:rsidRDefault="00FA4E14" w:rsidP="00D72729">
      <w:pPr>
        <w:pStyle w:val="CommentText"/>
      </w:pPr>
      <w:r>
        <w:br/>
        <w:t>#These options are for the **Time Range** feature.</w:t>
      </w:r>
    </w:p>
    <w:p w14:paraId="75F6142A" w14:textId="77777777" w:rsidR="00FA4E14" w:rsidRDefault="00FA4E14" w:rsidP="00D72729">
      <w:pPr>
        <w:pStyle w:val="CommentText"/>
      </w:pPr>
    </w:p>
    <w:p w14:paraId="7C7080C5" w14:textId="77777777" w:rsidR="00FA4E14" w:rsidRDefault="00FA4E14"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FA4E14" w:rsidRDefault="00FA4E14">
      <w:pPr>
        <w:pStyle w:val="CommentText"/>
      </w:pPr>
    </w:p>
  </w:comment>
  <w:comment w:id="93" w:author="Yurik" w:date="2018-02-03T13:13:00Z" w:initials="Y">
    <w:p w14:paraId="0D431BE7" w14:textId="77777777" w:rsidR="00FA4E14" w:rsidRDefault="00FA4E14"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FA4E14" w:rsidRDefault="00FA4E14">
      <w:pPr>
        <w:pStyle w:val="CommentText"/>
      </w:pPr>
    </w:p>
    <w:p w14:paraId="1A1FD4CD" w14:textId="77777777" w:rsidR="00FA4E14" w:rsidRPr="00B9698E" w:rsidRDefault="00FA4E14">
      <w:pPr>
        <w:pStyle w:val="CommentText"/>
      </w:pPr>
      <w:r>
        <w:rPr>
          <w:b/>
        </w:rPr>
        <w:t>Aditya</w:t>
      </w:r>
      <w:r>
        <w:t>:I am fine with a Miscellaneous section, for now,  though I may change that later.</w:t>
      </w:r>
    </w:p>
  </w:comment>
  <w:comment w:id="92" w:author="Andrea Kraetz" w:date="2018-07-13T08:29:00Z" w:initials="AK">
    <w:p w14:paraId="167E5B0A" w14:textId="60F6ABF0" w:rsidR="00FA4E14" w:rsidRDefault="00FA4E14">
      <w:pPr>
        <w:pStyle w:val="CommentText"/>
      </w:pPr>
      <w:r>
        <w:rPr>
          <w:rStyle w:val="CommentReference"/>
        </w:rPr>
        <w:annotationRef/>
      </w:r>
      <w:r>
        <w:t>Are the steps supposed to be in order with how they are done in MSRESOLVE?</w:t>
      </w:r>
    </w:p>
    <w:p w14:paraId="73FB3B35" w14:textId="77777777" w:rsidR="00FA4E14" w:rsidRDefault="00FA4E14">
      <w:pPr>
        <w:pStyle w:val="CommentText"/>
      </w:pPr>
    </w:p>
  </w:comment>
  <w:comment w:id="94" w:author="Yurik" w:date="2018-02-03T14:09:00Z" w:initials="Y">
    <w:p w14:paraId="52337771" w14:textId="77777777" w:rsidR="00FA4E14" w:rsidRDefault="00FA4E14">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95" w:author="Clint" w:date="2018-02-05T18:01:00Z" w:initials="C">
    <w:p w14:paraId="1B7A0205" w14:textId="77777777" w:rsidR="00FA4E14" w:rsidRDefault="00FA4E14">
      <w:pPr>
        <w:pStyle w:val="CommentText"/>
      </w:pPr>
      <w:r>
        <w:rPr>
          <w:rStyle w:val="CommentReference"/>
        </w:rPr>
        <w:annotationRef/>
      </w:r>
      <w:r>
        <w:t>I have added a TODO to the user input file to make this change in version 34.2.</w:t>
      </w:r>
    </w:p>
  </w:comment>
  <w:comment w:id="99" w:author="Savara, Aditya Ashi" w:date="2016-07-14T14:29:00Z" w:initials="SAA">
    <w:p w14:paraId="32AC36BC" w14:textId="77777777" w:rsidR="00FA4E14" w:rsidRDefault="00FA4E14">
      <w:pPr>
        <w:pStyle w:val="CommentText"/>
      </w:pPr>
      <w:r>
        <w:rPr>
          <w:rStyle w:val="CommentReference"/>
        </w:rPr>
        <w:annotationRef/>
      </w:r>
      <w:r>
        <w:t>This is not the first option in the input file… it’s actually the second…</w:t>
      </w:r>
    </w:p>
  </w:comment>
  <w:comment w:id="106" w:author="Andrea Kraetz" w:date="2018-07-13T09:25:00Z" w:initials="AK">
    <w:p w14:paraId="47B9F46A" w14:textId="4569485E" w:rsidR="00FA4E14" w:rsidRDefault="00FA4E14">
      <w:pPr>
        <w:pStyle w:val="CommentText"/>
      </w:pPr>
      <w:r>
        <w:rPr>
          <w:rStyle w:val="CommentReference"/>
        </w:rPr>
        <w:annotationRef/>
      </w:r>
      <w:r>
        <w:t>I’m not entirely sure if this is supposed to go here. I am confused about the order of the user guide. It doesn’t seem to correspond to that in MSRESOLVE</w:t>
      </w:r>
    </w:p>
  </w:comment>
  <w:comment w:id="213" w:author="Yurik" w:date="2018-02-03T12:53:00Z" w:initials="Y">
    <w:p w14:paraId="13BC97A0" w14:textId="77777777" w:rsidR="00FA4E14" w:rsidRDefault="00FA4E14">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090CF7" w16cid:durableId="1ED1ECF7"/>
  <w16cid:commentId w16cid:paraId="1A1FD4CD" w16cid:durableId="1ED1ECF8"/>
  <w16cid:commentId w16cid:paraId="73FB3B35" w16cid:durableId="1F6F2EE6"/>
  <w16cid:commentId w16cid:paraId="52337771" w16cid:durableId="1ED1ECF9"/>
  <w16cid:commentId w16cid:paraId="1B7A0205" w16cid:durableId="1ED1ECFA"/>
  <w16cid:commentId w16cid:paraId="32AC36BC" w16cid:durableId="1ED1ECFB"/>
  <w16cid:commentId w16cid:paraId="47B9F46A" w16cid:durableId="1F6F2EEA"/>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4084A" w14:textId="77777777" w:rsidR="009720F4" w:rsidRDefault="009720F4" w:rsidP="00961EBB">
      <w:pPr>
        <w:spacing w:after="0"/>
      </w:pPr>
      <w:r>
        <w:separator/>
      </w:r>
    </w:p>
  </w:endnote>
  <w:endnote w:type="continuationSeparator" w:id="0">
    <w:p w14:paraId="7FE0BA65" w14:textId="77777777" w:rsidR="009720F4" w:rsidRDefault="009720F4"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295F0" w14:textId="77777777" w:rsidR="009720F4" w:rsidRDefault="009720F4" w:rsidP="00961EBB">
      <w:pPr>
        <w:spacing w:after="0"/>
      </w:pPr>
      <w:r>
        <w:separator/>
      </w:r>
    </w:p>
  </w:footnote>
  <w:footnote w:type="continuationSeparator" w:id="0">
    <w:p w14:paraId="58C9A940" w14:textId="77777777" w:rsidR="009720F4" w:rsidRDefault="009720F4"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12B4"/>
    <w:multiLevelType w:val="hybridMultilevel"/>
    <w:tmpl w:val="8B62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0611"/>
    <w:multiLevelType w:val="hybridMultilevel"/>
    <w:tmpl w:val="2122878A"/>
    <w:lvl w:ilvl="0" w:tplc="CE5AD2C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7ADE"/>
    <w:multiLevelType w:val="hybridMultilevel"/>
    <w:tmpl w:val="D962034A"/>
    <w:lvl w:ilvl="0" w:tplc="3F5894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6A7BE3"/>
    <w:multiLevelType w:val="hybridMultilevel"/>
    <w:tmpl w:val="1E6EA5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2"/>
  </w:num>
  <w:num w:numId="4">
    <w:abstractNumId w:val="9"/>
  </w:num>
  <w:num w:numId="5">
    <w:abstractNumId w:val="5"/>
  </w:num>
  <w:num w:numId="6">
    <w:abstractNumId w:val="2"/>
  </w:num>
  <w:num w:numId="7">
    <w:abstractNumId w:val="1"/>
  </w:num>
  <w:num w:numId="8">
    <w:abstractNumId w:val="3"/>
  </w:num>
  <w:num w:numId="9">
    <w:abstractNumId w:val="11"/>
  </w:num>
  <w:num w:numId="10">
    <w:abstractNumId w:val="0"/>
  </w:num>
  <w:num w:numId="11">
    <w:abstractNumId w:val="8"/>
  </w:num>
  <w:num w:numId="12">
    <w:abstractNumId w:val="7"/>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vara, Aditya Ashi">
    <w15:presenceInfo w15:providerId="AD" w15:userId="S::fvs@ornl.gov::bc9c198b-2e23-46a8-8b47-c28ea74074f7"/>
  </w15:person>
  <w15:person w15:author="Andrea Kraetz">
    <w15:presenceInfo w15:providerId="Windows Live" w15:userId="ada1366d63e3d690"/>
  </w15:person>
  <w15:person w15:author="Clint">
    <w15:presenceInfo w15:providerId="None" w15:userId="Clint"/>
  </w15:person>
  <w15:person w15:author="Rogers, Alexander M.">
    <w15:presenceInfo w15:providerId="AD" w15:userId="S::7ar@ornl.gov::99bd899b-fafd-4a63-81e5-a5b10e50e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E1A96"/>
    <w:rsid w:val="000E3AF0"/>
    <w:rsid w:val="000E4F01"/>
    <w:rsid w:val="000E54E5"/>
    <w:rsid w:val="000E563A"/>
    <w:rsid w:val="000F0FC0"/>
    <w:rsid w:val="00103DC8"/>
    <w:rsid w:val="0010536E"/>
    <w:rsid w:val="00106181"/>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17384"/>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A0A14"/>
    <w:rsid w:val="003A1372"/>
    <w:rsid w:val="003A2B9F"/>
    <w:rsid w:val="003A3A27"/>
    <w:rsid w:val="003A65D2"/>
    <w:rsid w:val="003A76C6"/>
    <w:rsid w:val="003B1462"/>
    <w:rsid w:val="003B2BD3"/>
    <w:rsid w:val="003B434D"/>
    <w:rsid w:val="003C0FFF"/>
    <w:rsid w:val="003C62FB"/>
    <w:rsid w:val="003E2337"/>
    <w:rsid w:val="003F48A1"/>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12B5"/>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073AB"/>
    <w:rsid w:val="00912346"/>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720F4"/>
    <w:rsid w:val="00990857"/>
    <w:rsid w:val="00990E2A"/>
    <w:rsid w:val="00991EED"/>
    <w:rsid w:val="009925F2"/>
    <w:rsid w:val="0099555A"/>
    <w:rsid w:val="009A0431"/>
    <w:rsid w:val="009A24F9"/>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384"/>
    <w:rsid w:val="00A1453E"/>
    <w:rsid w:val="00A151EE"/>
    <w:rsid w:val="00A158FD"/>
    <w:rsid w:val="00A242F7"/>
    <w:rsid w:val="00A27899"/>
    <w:rsid w:val="00A312BB"/>
    <w:rsid w:val="00A36BE7"/>
    <w:rsid w:val="00A377A1"/>
    <w:rsid w:val="00A40B24"/>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A7464"/>
    <w:rsid w:val="00AB0B9D"/>
    <w:rsid w:val="00AB18FE"/>
    <w:rsid w:val="00AB253B"/>
    <w:rsid w:val="00AB55E4"/>
    <w:rsid w:val="00AC0FC9"/>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66F6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DA6"/>
    <w:rsid w:val="00DC5245"/>
    <w:rsid w:val="00DC65E5"/>
    <w:rsid w:val="00DD0524"/>
    <w:rsid w:val="00DD6A47"/>
    <w:rsid w:val="00DD6FC8"/>
    <w:rsid w:val="00DD7567"/>
    <w:rsid w:val="00DE2A53"/>
    <w:rsid w:val="00DF10DE"/>
    <w:rsid w:val="00DF3041"/>
    <w:rsid w:val="00DF7213"/>
    <w:rsid w:val="00DF7D63"/>
    <w:rsid w:val="00E06746"/>
    <w:rsid w:val="00E1132B"/>
    <w:rsid w:val="00E116DD"/>
    <w:rsid w:val="00E13127"/>
    <w:rsid w:val="00E1755D"/>
    <w:rsid w:val="00E20B4B"/>
    <w:rsid w:val="00E20BC5"/>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A4E14"/>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 w:id="56217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B70FDE-E768-4CEB-AFBC-B9DCE572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45</Pages>
  <Words>5862</Words>
  <Characters>33419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Savara, Aditya Ashi</cp:lastModifiedBy>
  <cp:revision>8</cp:revision>
  <dcterms:created xsi:type="dcterms:W3CDTF">2021-05-07T16:48:00Z</dcterms:created>
  <dcterms:modified xsi:type="dcterms:W3CDTF">2021-05-07T19:05:00Z</dcterms:modified>
</cp:coreProperties>
</file>